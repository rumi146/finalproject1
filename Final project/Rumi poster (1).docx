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2F2F2" w:themeColor="background1" w:themeShade="F2"/>
  <w:body>
    <w:p w14:paraId="49161C12" w14:textId="316FC413" w:rsidR="005B3D88" w:rsidRDefault="00704B40" w:rsidP="005B3D88">
      <w:pPr>
        <w:jc w:val="both"/>
      </w:pPr>
      <w:r>
        <w:rPr>
          <w:noProof/>
        </w:rPr>
        <mc:AlternateContent>
          <mc:Choice Requires="wps">
            <w:drawing>
              <wp:anchor distT="0" distB="0" distL="114300" distR="114300" simplePos="0" relativeHeight="251753472" behindDoc="0" locked="0" layoutInCell="1" allowOverlap="1" wp14:anchorId="27C1D955" wp14:editId="6F03DFAA">
                <wp:simplePos x="0" y="0"/>
                <wp:positionH relativeFrom="column">
                  <wp:posOffset>-1109889</wp:posOffset>
                </wp:positionH>
                <wp:positionV relativeFrom="paragraph">
                  <wp:posOffset>-707118</wp:posOffset>
                </wp:positionV>
                <wp:extent cx="10669452" cy="609600"/>
                <wp:effectExtent l="0" t="0" r="17780" b="19050"/>
                <wp:wrapNone/>
                <wp:docPr id="1115724114" name="Rectangle 1115724114"/>
                <wp:cNvGraphicFramePr/>
                <a:graphic xmlns:a="http://schemas.openxmlformats.org/drawingml/2006/main">
                  <a:graphicData uri="http://schemas.microsoft.com/office/word/2010/wordprocessingShape">
                    <wps:wsp>
                      <wps:cNvSpPr/>
                      <wps:spPr>
                        <a:xfrm>
                          <a:off x="0" y="0"/>
                          <a:ext cx="10669452" cy="609600"/>
                        </a:xfrm>
                        <a:prstGeom prst="rect">
                          <a:avLst/>
                        </a:prstGeom>
                        <a:solidFill>
                          <a:schemeClr val="accent6">
                            <a:lumMod val="5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80911FC" w14:textId="670932FE" w:rsidR="00A355C4" w:rsidRPr="00A355C4" w:rsidRDefault="00A355C4" w:rsidP="00A355C4">
                            <w:pPr>
                              <w:jc w:val="center"/>
                              <w:rPr>
                                <w:rFonts w:ascii="Times New Roman" w:hAnsi="Times New Roman" w:cs="Times New Roman"/>
                                <w:b/>
                                <w:sz w:val="52"/>
                                <w:szCs w:val="52"/>
                              </w:rPr>
                            </w:pPr>
                            <w:r w:rsidRPr="00A355C4">
                              <w:rPr>
                                <w:rFonts w:ascii="Times New Roman" w:hAnsi="Times New Roman" w:cs="Times New Roman"/>
                                <w:b/>
                                <w:sz w:val="52"/>
                                <w:szCs w:val="52"/>
                              </w:rPr>
                              <w:t>Customer Purchasing Behaviour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7C1D955" id="Rectangle 1115724114" o:spid="_x0000_s1026" style="position:absolute;left:0;text-align:left;margin-left:-87.4pt;margin-top:-55.7pt;width:840.1pt;height:48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" fillcolor="#044357 [1609]" strokecolor="#294e1c [1604]" strokeweight="1pt">
                <v:textbox>
                  <w:txbxContent>
                    <w:p w14:paraId="580911FC" w14:textId="670932FE" w:rsidR="00A355C4" w:rsidRPr="00A355C4" w:rsidRDefault="00A355C4" w:rsidP="00A355C4">
                      <w:pPr>
                        <w:jc w:val="center"/>
                        <w:rPr>
                          <w:rFonts w:ascii="Times New Roman" w:hAnsi="Times New Roman" w:cs="Times New Roman"/>
                          <w:b/>
                          <w:sz w:val="52"/>
                          <w:szCs w:val="52"/>
                        </w:rPr>
                      </w:pPr>
                      <w:r w:rsidRPr="00A355C4">
                        <w:rPr>
                          <w:rFonts w:ascii="Times New Roman" w:hAnsi="Times New Roman" w:cs="Times New Roman"/>
                          <w:b/>
                          <w:sz w:val="52"/>
                          <w:szCs w:val="52"/>
                        </w:rPr>
                        <w:t>Customer Purchasing Behaviour</w:t>
                      </w:r>
                    </w:p>
                  </w:txbxContent>
                </v:textbox>
              </v:rect>
            </w:pict>
          </mc:Fallback>
        </mc:AlternateContent>
      </w:r>
      <w:r w:rsidR="00317C03">
        <w:rPr>
          <w:noProof/>
        </w:rPr>
        <mc:AlternateContent>
          <mc:Choice Requires="wps">
            <w:drawing>
              <wp:anchor distT="0" distB="0" distL="114300" distR="114300" simplePos="0" relativeHeight="251656192" behindDoc="0" locked="0" layoutInCell="1" allowOverlap="1" wp14:anchorId="347F13A7" wp14:editId="5A18D805">
                <wp:simplePos x="0" y="0"/>
                <wp:positionH relativeFrom="page">
                  <wp:posOffset>19866</wp:posOffset>
                </wp:positionH>
                <wp:positionV relativeFrom="paragraph">
                  <wp:posOffset>-1931579</wp:posOffset>
                </wp:positionV>
                <wp:extent cx="10780395" cy="1531620"/>
                <wp:effectExtent l="0" t="0" r="59055" b="49530"/>
                <wp:wrapNone/>
                <wp:docPr id="20"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80395" cy="1531620"/>
                        </a:xfrm>
                        <a:prstGeom prst="rect">
                          <a:avLst/>
                        </a:prstGeom>
                        <a:gradFill flip="none" rotWithShape="1">
                          <a:gsLst>
                            <a:gs pos="0">
                              <a:schemeClr val="bg1"/>
                            </a:gs>
                            <a:gs pos="46000">
                              <a:schemeClr val="accent1">
                                <a:lumMod val="95000"/>
                                <a:lumOff val="5000"/>
                              </a:schemeClr>
                            </a:gs>
                            <a:gs pos="100000">
                              <a:schemeClr val="accent1">
                                <a:lumMod val="60000"/>
                              </a:schemeClr>
                            </a:gs>
                          </a:gsLst>
                          <a:path path="circle">
                            <a:fillToRect l="50000" t="130000" r="50000" b="-30000"/>
                          </a:path>
                          <a:tileRect/>
                        </a:gradFill>
                        <a:ln w="9525">
                          <a:solidFill>
                            <a:schemeClr val="accent5">
                              <a:lumMod val="100000"/>
                              <a:lumOff val="0"/>
                            </a:schemeClr>
                          </a:solidFill>
                          <a:miter lim="800000"/>
                          <a:headEnd/>
                          <a:tailEnd/>
                        </a:ln>
                        <a:effectLst>
                          <a:outerShdw dist="33020" dir="3179998" algn="ctr" rotWithShape="0">
                            <a:srgbClr val="000000">
                              <a:alpha val="29999"/>
                            </a:srgbClr>
                          </a:outerShdw>
                        </a:effectLst>
                      </wps:spPr>
                      <wps:txbx>
                        <w:txbxContent>
                          <w:p w14:paraId="5E12438B" w14:textId="67D52452" w:rsidR="00137BC0" w:rsidRPr="00A90E73" w:rsidRDefault="00AD7C5B" w:rsidP="00A90E73">
                            <w:pPr>
                              <w:spacing w:after="0" w:line="240" w:lineRule="auto"/>
                              <w:rPr>
                                <w:rFonts w:ascii="Algerian" w:hAnsi="Algerian" w:cs="Times New Roman"/>
                                <w:b/>
                                <w:bCs/>
                                <w:color w:val="000000"/>
                                <w:kern w:val="24"/>
                                <w:sz w:val="144"/>
                                <w:szCs w:val="144"/>
                              </w:rPr>
                            </w:pPr>
                            <w:r w:rsidRPr="000A135F">
                              <w:rPr>
                                <w:rFonts w:ascii="Algerian" w:hAnsi="Algerian" w:cs="Times New Roman"/>
                                <w:b/>
                                <w:bCs/>
                                <w:color w:val="000000"/>
                                <w:kern w:val="24"/>
                                <w:sz w:val="144"/>
                                <w:szCs w:val="144"/>
                              </w:rPr>
                              <w:t xml:space="preserve"> </w:t>
                            </w:r>
                          </w:p>
                        </w:txbxContent>
                      </wps:txbx>
                      <wps:bodyPr rot="0" vert="horz" wrap="square" lIns="86978" tIns="43488" rIns="86978" bIns="43488"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47F13A7" id="_x0000_t202" coordsize="21600,21600" o:spt="202" path="m,l,21600r21600,l21600,xe">
                <v:stroke joinstyle="miter"/>
                <v:path gradientshapeok="t" o:connecttype="rect"/>
              </v:shapetype>
              <v:shape id="TextBox 3" o:spid="_x0000_s1027" type="#_x0000_t202" style="position:absolute;left:0;text-align:left;margin-left:1.55pt;margin-top:-152.1pt;width:848.85pt;height:120.6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" fillcolor="white [3212]" strokecolor="#4ab5c4 [3208]">
                <v:fill color2="#325e22 [1924]" rotate="t" focusposition=".5,85197f" focussize="" colors="0 white;30147f #5aa93d;1 #325f22" focus="100%" type="gradientRadial"/>
                <v:shadow on="t" color="black" opacity="19660f" offset=".552mm,.73253mm"/>
                <v:textbox inset="2.41606mm,1.208mm,2.41606mm,1.208mm">
                  <w:txbxContent>
                    <w:p w14:paraId="5E12438B" w14:textId="67D52452" w:rsidR="00137BC0" w:rsidRPr="00A90E73" w:rsidRDefault="00AD7C5B" w:rsidP="00A90E73">
                      <w:pPr>
                        <w:spacing w:after="0" w:line="240" w:lineRule="auto"/>
                        <w:rPr>
                          <w:rFonts w:ascii="Algerian" w:hAnsi="Algerian" w:cs="Times New Roman"/>
                          <w:b/>
                          <w:bCs/>
                          <w:color w:val="000000"/>
                          <w:kern w:val="24"/>
                          <w:sz w:val="144"/>
                          <w:szCs w:val="144"/>
                        </w:rPr>
                      </w:pPr>
                      <w:r w:rsidRPr="000A135F">
                        <w:rPr>
                          <w:rFonts w:ascii="Algerian" w:hAnsi="Algerian" w:cs="Times New Roman"/>
                          <w:b/>
                          <w:bCs/>
                          <w:color w:val="000000"/>
                          <w:kern w:val="24"/>
                          <w:sz w:val="144"/>
                          <w:szCs w:val="144"/>
                        </w:rPr>
                        <w:t xml:space="preserve"> </w:t>
                      </w:r>
                    </w:p>
                  </w:txbxContent>
                </v:textbox>
                <w10:wrap anchorx="page"/>
              </v:shape>
            </w:pict>
          </mc:Fallback>
        </mc:AlternateContent>
      </w:r>
      <w:r w:rsidR="00AF0167">
        <w:rPr>
          <w:noProof/>
        </w:rPr>
        <mc:AlternateContent>
          <mc:Choice Requires="wps">
            <w:drawing>
              <wp:anchor distT="0" distB="0" distL="114300" distR="114300" simplePos="0" relativeHeight="251653117" behindDoc="0" locked="0" layoutInCell="1" allowOverlap="1" wp14:anchorId="2438A212" wp14:editId="3D5D6F8F">
                <wp:simplePos x="0" y="0"/>
                <wp:positionH relativeFrom="column">
                  <wp:posOffset>6085114</wp:posOffset>
                </wp:positionH>
                <wp:positionV relativeFrom="paragraph">
                  <wp:posOffset>290285</wp:posOffset>
                </wp:positionV>
                <wp:extent cx="130629" cy="12728665"/>
                <wp:effectExtent l="0" t="0" r="22225" b="34925"/>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0629" cy="12728665"/>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DD099E3" id="Straight Connector 16" o:spid="_x0000_s1026" style="position:absolute;z-index:2516531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79.15pt,22.85pt" to="489.45pt,10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" strokecolor="#0989b1 [3209]">
                <v:stroke dashstyle="dash"/>
                <o:lock v:ext="edit" shapetype="f"/>
              </v:line>
            </w:pict>
          </mc:Fallback>
        </mc:AlternateContent>
      </w:r>
      <w:r w:rsidR="00375DB8">
        <w:rPr>
          <w:noProof/>
        </w:rPr>
        <mc:AlternateContent>
          <mc:Choice Requires="wps">
            <w:drawing>
              <wp:anchor distT="0" distB="0" distL="114300" distR="114300" simplePos="0" relativeHeight="251668480" behindDoc="0" locked="0" layoutInCell="1" allowOverlap="1" wp14:anchorId="220E5754" wp14:editId="68D0C1E5">
                <wp:simplePos x="0" y="0"/>
                <wp:positionH relativeFrom="column">
                  <wp:posOffset>2792730</wp:posOffset>
                </wp:positionH>
                <wp:positionV relativeFrom="paragraph">
                  <wp:posOffset>-2297430</wp:posOffset>
                </wp:positionV>
                <wp:extent cx="2426970" cy="548640"/>
                <wp:effectExtent l="76200" t="57150" r="68580" b="11811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26970" cy="548640"/>
                        </a:xfrm>
                        <a:prstGeom prst="rect">
                          <a:avLst/>
                        </a:prstGeom>
                        <a:solidFill>
                          <a:schemeClr val="accent5">
                            <a:lumMod val="40000"/>
                            <a:lumOff val="60000"/>
                          </a:schemeClr>
                        </a:solidFill>
                        <a:ln>
                          <a:noFill/>
                        </a:ln>
                        <a:effectLst>
                          <a:outerShdw blurRad="50800" dist="38100" dir="5400000" algn="t" rotWithShape="0">
                            <a:prstClr val="black">
                              <a:alpha val="40000"/>
                            </a:prstClr>
                          </a:outerShdw>
                        </a:effectLst>
                        <a:scene3d>
                          <a:camera prst="orthographicFront">
                            <a:rot lat="0" lon="0" rev="0"/>
                          </a:camera>
                          <a:lightRig rig="contrasting" dir="t">
                            <a:rot lat="0" lon="0" rev="7800000"/>
                          </a:lightRig>
                        </a:scene3d>
                        <a:sp3d>
                          <a:bevelT w="139700" h="139700" prst="convex"/>
                        </a:sp3d>
                      </wps:spPr>
                      <wps:style>
                        <a:lnRef idx="0">
                          <a:scrgbClr r="0" g="0" b="0"/>
                        </a:lnRef>
                        <a:fillRef idx="0">
                          <a:scrgbClr r="0" g="0" b="0"/>
                        </a:fillRef>
                        <a:effectRef idx="0">
                          <a:scrgbClr r="0" g="0" b="0"/>
                        </a:effectRef>
                        <a:fontRef idx="minor">
                          <a:schemeClr val="dk1">
                            <a:hueOff val="0"/>
                            <a:satOff val="0"/>
                            <a:lumOff val="0"/>
                            <a:alphaOff val="0"/>
                          </a:schemeClr>
                        </a:fontRef>
                      </wps:style>
                      <wps:txbx>
                        <w:txbxContent>
                          <w:p w14:paraId="432CFFB6" w14:textId="77777777" w:rsidR="00D34930" w:rsidRPr="000A135F" w:rsidRDefault="00D34930" w:rsidP="00D34930">
                            <w:pPr>
                              <w:spacing w:after="319" w:line="216" w:lineRule="auto"/>
                              <w:jc w:val="center"/>
                              <w:rPr>
                                <w:b/>
                                <w:bCs/>
                                <w:color w:val="FFFF00"/>
                                <w:kern w:val="24"/>
                                <w:sz w:val="40"/>
                                <w:szCs w:val="40"/>
                                <w14:ligatures w14:val="none"/>
                              </w:rPr>
                            </w:pPr>
                            <w:r w:rsidRPr="000A135F">
                              <w:rPr>
                                <w:b/>
                                <w:bCs/>
                                <w:color w:val="FFFF00"/>
                                <w:kern w:val="24"/>
                                <w:sz w:val="40"/>
                                <w:szCs w:val="40"/>
                              </w:rPr>
                              <w:t>Assessment of Risk</w:t>
                            </w:r>
                          </w:p>
                        </w:txbxContent>
                      </wps:txbx>
                      <wps:bodyPr spcFirstLastPara="0" vert="horz" wrap="square" lIns="152400" tIns="152400" rIns="152400" bIns="152400" numCol="1" spcCol="1270" anchor="ctr" anchorCtr="0">
                        <a:noAutofit/>
                      </wps:bodyPr>
                    </wps:wsp>
                  </a:graphicData>
                </a:graphic>
                <wp14:sizeRelH relativeFrom="page">
                  <wp14:pctWidth>0</wp14:pctWidth>
                </wp14:sizeRelH>
                <wp14:sizeRelV relativeFrom="page">
                  <wp14:pctHeight>0</wp14:pctHeight>
                </wp14:sizeRelV>
              </wp:anchor>
            </w:drawing>
          </mc:Choice>
          <mc:Fallback>
            <w:pict>
              <v:rect w14:anchorId="220E5754" id="Rectangle 19" o:spid="_x0000_s1028" style="position:absolute;left:0;text-align:left;margin-left:219.9pt;margin-top:-180.9pt;width:191.1pt;height:43.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" fillcolor="#b6e1e7 [1304]" stroked="f">
                <v:shadow on="t" color="black" opacity="26214f" origin=",-.5" offset="0,3pt"/>
                <v:path arrowok="t"/>
                <v:textbox inset="12pt,12pt,12pt,12pt">
                  <w:txbxContent>
                    <w:p w14:paraId="432CFFB6" w14:textId="77777777" w:rsidR="00D34930" w:rsidRPr="000A135F" w:rsidRDefault="00D34930" w:rsidP="00D34930">
                      <w:pPr>
                        <w:spacing w:after="319" w:line="216" w:lineRule="auto"/>
                        <w:jc w:val="center"/>
                        <w:rPr>
                          <w:b/>
                          <w:bCs/>
                          <w:color w:val="FFFF00"/>
                          <w:kern w:val="24"/>
                          <w:sz w:val="40"/>
                          <w:szCs w:val="40"/>
                          <w14:ligatures w14:val="none"/>
                        </w:rPr>
                      </w:pPr>
                      <w:r w:rsidRPr="000A135F">
                        <w:rPr>
                          <w:b/>
                          <w:bCs/>
                          <w:color w:val="FFFF00"/>
                          <w:kern w:val="24"/>
                          <w:sz w:val="40"/>
                          <w:szCs w:val="40"/>
                        </w:rPr>
                        <w:t>Assessment of Risk</w:t>
                      </w:r>
                    </w:p>
                  </w:txbxContent>
                </v:textbox>
              </v:rect>
            </w:pict>
          </mc:Fallback>
        </mc:AlternateContent>
      </w:r>
    </w:p>
    <w:p w14:paraId="566D1B25" w14:textId="17FA7414" w:rsidR="0044179B" w:rsidRDefault="001B197E" w:rsidP="00630BD4">
      <w:pPr>
        <w:jc w:val="both"/>
      </w:pPr>
      <w:bookmarkStart w:id="0" w:name="_GoBack"/>
      <w:bookmarkEnd w:id="0"/>
      <w:r w:rsidRPr="001B197E">
        <w:rPr>
          <w:noProof/>
        </w:rPr>
        <mc:AlternateContent>
          <mc:Choice Requires="wps">
            <w:drawing>
              <wp:anchor distT="0" distB="0" distL="114300" distR="114300" simplePos="0" relativeHeight="251745280" behindDoc="0" locked="0" layoutInCell="1" allowOverlap="1" wp14:anchorId="11A048E9" wp14:editId="31EEFB3E">
                <wp:simplePos x="0" y="0"/>
                <wp:positionH relativeFrom="column">
                  <wp:posOffset>-1110916</wp:posOffset>
                </wp:positionH>
                <wp:positionV relativeFrom="paragraph">
                  <wp:posOffset>339892</wp:posOffset>
                </wp:positionV>
                <wp:extent cx="7202905" cy="3531870"/>
                <wp:effectExtent l="0" t="0" r="0" b="0"/>
                <wp:wrapNone/>
                <wp:docPr id="1115724105" name="Rectangle 1115724105"/>
                <wp:cNvGraphicFramePr/>
                <a:graphic xmlns:a="http://schemas.openxmlformats.org/drawingml/2006/main">
                  <a:graphicData uri="http://schemas.microsoft.com/office/word/2010/wordprocessingShape">
                    <wps:wsp>
                      <wps:cNvSpPr/>
                      <wps:spPr>
                        <a:xfrm>
                          <a:off x="0" y="0"/>
                          <a:ext cx="7202905" cy="3531870"/>
                        </a:xfrm>
                        <a:prstGeom prst="rect">
                          <a:avLst/>
                        </a:prstGeom>
                        <a:blipFill dpi="0" rotWithShape="1">
                          <a:blip r:embed="rId8">
                            <a:extLst>
                              <a:ext uri="{28A0092B-C50C-407E-A947-70E740481C1C}">
                                <a14:useLocalDpi xmlns:a14="http://schemas.microsoft.com/office/drawing/2010/main" val="0"/>
                              </a:ext>
                            </a:extLst>
                          </a:blip>
                          <a:srcRect/>
                          <a:stretch>
                            <a:fillRect/>
                          </a:stretch>
                        </a:blip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D1CA5B2" id="Rectangle 1115724105" o:spid="_x0000_s1026" style="position:absolute;margin-left:-87.45pt;margin-top:26.75pt;width:567.15pt;height:278.1pt;z-index:251745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" stroked="f" strokeweight="1pt">
                <v:fill r:id="rId9" o:title="" recolor="t" rotate="t" type="frame"/>
              </v:rect>
            </w:pict>
          </mc:Fallback>
        </mc:AlternateContent>
      </w:r>
    </w:p>
    <w:p w14:paraId="6E9DA0D1" w14:textId="656CBF79" w:rsidR="001572D3" w:rsidRPr="00944330" w:rsidRDefault="00A90E73">
      <w:pPr>
        <w:rPr>
          <w:b/>
          <w:bCs/>
          <w:sz w:val="24"/>
          <w:szCs w:val="24"/>
        </w:rPr>
      </w:pPr>
      <w:r w:rsidRPr="00A90E73">
        <w:rPr>
          <w:rFonts w:ascii="BJ Book" w:eastAsia="Calibri" w:hAnsi="BJ Book" w:cs="Times New Roman"/>
          <w:noProof/>
          <w:kern w:val="0"/>
          <w:sz w:val="96"/>
          <w:szCs w:val="96"/>
          <w14:ligatures w14:val="none"/>
        </w:rPr>
        <w:drawing>
          <wp:anchor distT="0" distB="0" distL="114300" distR="114300" simplePos="0" relativeHeight="251729920" behindDoc="0" locked="0" layoutInCell="1" allowOverlap="1" wp14:anchorId="7904B879" wp14:editId="3D8FC38C">
            <wp:simplePos x="0" y="0"/>
            <wp:positionH relativeFrom="column">
              <wp:posOffset>5683717</wp:posOffset>
            </wp:positionH>
            <wp:positionV relativeFrom="paragraph">
              <wp:posOffset>234048</wp:posOffset>
            </wp:positionV>
            <wp:extent cx="3866147" cy="3434884"/>
            <wp:effectExtent l="0" t="38100" r="0" b="32385"/>
            <wp:wrapThrough wrapText="bothSides">
              <wp:wrapPolygon edited="0">
                <wp:start x="8941" y="-240"/>
                <wp:lineTo x="8196" y="-120"/>
                <wp:lineTo x="8196" y="1797"/>
                <wp:lineTo x="6706" y="1797"/>
                <wp:lineTo x="6386" y="5631"/>
                <wp:lineTo x="3300" y="5631"/>
                <wp:lineTo x="3300" y="11022"/>
                <wp:lineTo x="4896" y="11501"/>
                <wp:lineTo x="4790" y="15215"/>
                <wp:lineTo x="5216" y="15215"/>
                <wp:lineTo x="5216" y="20845"/>
                <wp:lineTo x="5535" y="20965"/>
                <wp:lineTo x="10644" y="21444"/>
                <wp:lineTo x="10750" y="21684"/>
                <wp:lineTo x="11389" y="21684"/>
                <wp:lineTo x="11495" y="21444"/>
                <wp:lineTo x="15859" y="20965"/>
                <wp:lineTo x="16179" y="19168"/>
                <wp:lineTo x="16072" y="15215"/>
                <wp:lineTo x="16285" y="13418"/>
                <wp:lineTo x="16498" y="11860"/>
                <wp:lineTo x="15221" y="11381"/>
                <wp:lineTo x="18201" y="10662"/>
                <wp:lineTo x="18201" y="6589"/>
                <wp:lineTo x="16924" y="5750"/>
                <wp:lineTo x="15008" y="5631"/>
                <wp:lineTo x="14795" y="3714"/>
                <wp:lineTo x="13305" y="1917"/>
                <wp:lineTo x="13198" y="1797"/>
                <wp:lineTo x="12560" y="0"/>
                <wp:lineTo x="12453" y="-240"/>
                <wp:lineTo x="8941" y="-24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67841" cy="3436389"/>
                    </a:xfrm>
                    <a:prstGeom prst="rect">
                      <a:avLst/>
                    </a:prstGeom>
                    <a:noFill/>
                    <a:effectLst>
                      <a:outerShdw blurRad="50800" dist="38100" dir="8100000" algn="tr"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AF0167">
        <w:rPr>
          <w:noProof/>
        </w:rPr>
        <mc:AlternateContent>
          <mc:Choice Requires="wps">
            <w:drawing>
              <wp:anchor distT="0" distB="0" distL="114299" distR="114299" simplePos="0" relativeHeight="251698176" behindDoc="0" locked="0" layoutInCell="1" allowOverlap="1" wp14:anchorId="3420877D" wp14:editId="541BF338">
                <wp:simplePos x="0" y="0"/>
                <wp:positionH relativeFrom="column">
                  <wp:posOffset>2413000</wp:posOffset>
                </wp:positionH>
                <wp:positionV relativeFrom="paragraph">
                  <wp:posOffset>108585</wp:posOffset>
                </wp:positionV>
                <wp:extent cx="13970" cy="12438380"/>
                <wp:effectExtent l="0" t="0" r="24130" b="20320"/>
                <wp:wrapThrough wrapText="bothSides">
                  <wp:wrapPolygon edited="0">
                    <wp:start x="0" y="0"/>
                    <wp:lineTo x="0" y="21602"/>
                    <wp:lineTo x="29455" y="21602"/>
                    <wp:lineTo x="29455" y="0"/>
                    <wp:lineTo x="0" y="0"/>
                  </wp:wrapPolygon>
                </wp:wrapThrough>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970" cy="12438380"/>
                        </a:xfrm>
                        <a:prstGeom prst="line">
                          <a:avLst/>
                        </a:prstGeom>
                        <a:ln w="9525" cap="flat" cmpd="sng" algn="ctr">
                          <a:solidFill>
                            <a:schemeClr val="accent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1B2B9B" id="Straight Connector 17" o:spid="_x0000_s1026" style="position:absolute;z-index:251698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190pt,8.55pt" to="191.1pt,98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" strokecolor="#549e39 [3204]">
                <v:stroke dashstyle="dash"/>
                <o:lock v:ext="edit" shapetype="f"/>
                <w10:wrap type="through"/>
              </v:line>
            </w:pict>
          </mc:Fallback>
        </mc:AlternateContent>
      </w:r>
    </w:p>
    <w:p w14:paraId="317EAE70" w14:textId="6ED1DCD3" w:rsidR="00885492" w:rsidRPr="00944330" w:rsidRDefault="00885492" w:rsidP="00885492">
      <w:pPr>
        <w:rPr>
          <w:b/>
          <w:bCs/>
          <w:sz w:val="24"/>
          <w:szCs w:val="24"/>
        </w:rPr>
      </w:pPr>
    </w:p>
    <w:p w14:paraId="0E3137FD" w14:textId="3F3A3559" w:rsidR="00885492" w:rsidRPr="00944330" w:rsidRDefault="00885492" w:rsidP="00885492">
      <w:pPr>
        <w:rPr>
          <w:b/>
          <w:bCs/>
          <w:sz w:val="24"/>
          <w:szCs w:val="24"/>
        </w:rPr>
      </w:pPr>
    </w:p>
    <w:p w14:paraId="03034007" w14:textId="21540AF7" w:rsidR="00885492" w:rsidRPr="00944330" w:rsidRDefault="00885492" w:rsidP="00885492">
      <w:pPr>
        <w:rPr>
          <w:b/>
          <w:bCs/>
          <w:sz w:val="24"/>
          <w:szCs w:val="24"/>
        </w:rPr>
      </w:pPr>
    </w:p>
    <w:p w14:paraId="7F229CED" w14:textId="576FC47F" w:rsidR="00885492" w:rsidRPr="00944330" w:rsidRDefault="00885492" w:rsidP="00885492">
      <w:pPr>
        <w:rPr>
          <w:b/>
          <w:bCs/>
          <w:sz w:val="24"/>
          <w:szCs w:val="24"/>
        </w:rPr>
      </w:pPr>
    </w:p>
    <w:p w14:paraId="6FD46C4F" w14:textId="62149846" w:rsidR="00885492" w:rsidRPr="00944330" w:rsidRDefault="00885492" w:rsidP="00885492">
      <w:pPr>
        <w:rPr>
          <w:b/>
          <w:bCs/>
          <w:sz w:val="24"/>
          <w:szCs w:val="24"/>
        </w:rPr>
      </w:pPr>
    </w:p>
    <w:p w14:paraId="5422ABD8" w14:textId="15A25A03" w:rsidR="00885492" w:rsidRPr="00944330" w:rsidRDefault="00885492" w:rsidP="00885492">
      <w:pPr>
        <w:rPr>
          <w:b/>
          <w:bCs/>
          <w:sz w:val="24"/>
          <w:szCs w:val="24"/>
        </w:rPr>
      </w:pPr>
    </w:p>
    <w:p w14:paraId="6C6FED54" w14:textId="239AF88F" w:rsidR="00885492" w:rsidRPr="008505EB" w:rsidRDefault="00885492" w:rsidP="00885492">
      <w:pPr>
        <w:rPr>
          <w:b/>
          <w:bCs/>
          <w:sz w:val="24"/>
          <w:szCs w:val="24"/>
          <w:vertAlign w:val="subscript"/>
        </w:rPr>
      </w:pPr>
    </w:p>
    <w:p w14:paraId="54508887" w14:textId="4788E0CC" w:rsidR="00885492" w:rsidRPr="008505EB" w:rsidRDefault="00885492" w:rsidP="00885492">
      <w:pPr>
        <w:rPr>
          <w:b/>
          <w:bCs/>
          <w:sz w:val="24"/>
          <w:szCs w:val="24"/>
          <w:vertAlign w:val="subscript"/>
        </w:rPr>
      </w:pPr>
    </w:p>
    <w:p w14:paraId="02D5AD59" w14:textId="2CE53F1D" w:rsidR="00885492" w:rsidRPr="00885492" w:rsidRDefault="00375DB8" w:rsidP="00885492">
      <w:r>
        <w:rPr>
          <w:noProof/>
        </w:rPr>
        <mc:AlternateContent>
          <mc:Choice Requires="wps">
            <w:drawing>
              <wp:anchor distT="0" distB="0" distL="114300" distR="114300" simplePos="0" relativeHeight="251701248" behindDoc="0" locked="0" layoutInCell="1" allowOverlap="1" wp14:anchorId="799F2570" wp14:editId="7CCC669D">
                <wp:simplePos x="0" y="0"/>
                <wp:positionH relativeFrom="column">
                  <wp:posOffset>-950595</wp:posOffset>
                </wp:positionH>
                <wp:positionV relativeFrom="paragraph">
                  <wp:posOffset>345440</wp:posOffset>
                </wp:positionV>
                <wp:extent cx="3105150" cy="10160"/>
                <wp:effectExtent l="0" t="0" r="0" b="889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3105150" cy="10160"/>
                        </a:xfrm>
                        <a:prstGeom prst="line">
                          <a:avLst/>
                        </a:prstGeom>
                        <a:ln w="9525" cap="flat" cmpd="sng" algn="ctr">
                          <a:solidFill>
                            <a:schemeClr val="accent3"/>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38A680D" id="Straight Connector 13"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85pt,27.2pt" to="169.6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" strokecolor="#c0cf3a [3206]">
                <v:stroke dashstyle="dash"/>
                <o:lock v:ext="edit" shapetype="f"/>
              </v:line>
            </w:pict>
          </mc:Fallback>
        </mc:AlternateContent>
      </w:r>
    </w:p>
    <w:p w14:paraId="55644BCF" w14:textId="09169DB9" w:rsidR="00E17DB3" w:rsidRPr="00885492" w:rsidRDefault="00E17DB3" w:rsidP="00E17DB3">
      <w:pPr>
        <w:tabs>
          <w:tab w:val="left" w:pos="4415"/>
        </w:tabs>
        <w:rPr>
          <w:ins w:id="1" w:author="raisul islam" w:date="2024-05-18T02:10:00Z"/>
        </w:rPr>
      </w:pPr>
      <w:ins w:id="2" w:author="raisul islam" w:date="2024-05-18T02:10:00Z">
        <w:r>
          <w:tab/>
        </w:r>
      </w:ins>
    </w:p>
    <w:p w14:paraId="64FDD796" w14:textId="243E5644" w:rsidR="00885492" w:rsidRPr="00885492" w:rsidRDefault="00885492" w:rsidP="00885492"/>
    <w:p w14:paraId="5BC4AE4E" w14:textId="51D0748D" w:rsidR="00885492" w:rsidRPr="00885492" w:rsidRDefault="00704B40" w:rsidP="00885492">
      <w:r>
        <w:rPr>
          <w:noProof/>
        </w:rPr>
        <mc:AlternateContent>
          <mc:Choice Requires="wps">
            <w:drawing>
              <wp:anchor distT="0" distB="0" distL="114300" distR="114300" simplePos="0" relativeHeight="251749376" behindDoc="0" locked="0" layoutInCell="1" allowOverlap="1" wp14:anchorId="45142A27" wp14:editId="085C23A4">
                <wp:simplePos x="0" y="0"/>
                <wp:positionH relativeFrom="column">
                  <wp:posOffset>2514600</wp:posOffset>
                </wp:positionH>
                <wp:positionV relativeFrom="paragraph">
                  <wp:posOffset>184513</wp:posOffset>
                </wp:positionV>
                <wp:extent cx="1719399" cy="1045028"/>
                <wp:effectExtent l="0" t="0" r="0" b="3175"/>
                <wp:wrapNone/>
                <wp:docPr id="1115724110" name="Rectangle 1115724110"/>
                <wp:cNvGraphicFramePr/>
                <a:graphic xmlns:a="http://schemas.openxmlformats.org/drawingml/2006/main">
                  <a:graphicData uri="http://schemas.microsoft.com/office/word/2010/wordprocessingShape">
                    <wps:wsp>
                      <wps:cNvSpPr/>
                      <wps:spPr>
                        <a:xfrm>
                          <a:off x="0" y="0"/>
                          <a:ext cx="1719399" cy="1045028"/>
                        </a:xfrm>
                        <a:prstGeom prst="rect">
                          <a:avLst/>
                        </a:prstGeom>
                        <a:blipFill dpi="0" rotWithShape="1">
                          <a:blip r:embed="rId11">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47F47C" id="Rectangle 1115724110" o:spid="_x0000_s1026" style="position:absolute;margin-left:198pt;margin-top:14.55pt;width:135.4pt;height:82.3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" stroked="f" strokeweight="1pt">
                <v:fill r:id="rId12" o:title="" recolor="t" rotate="t" type="frame"/>
              </v:rect>
            </w:pict>
          </mc:Fallback>
        </mc:AlternateContent>
      </w:r>
      <w:r w:rsidR="00433C20">
        <w:rPr>
          <w:noProof/>
        </w:rPr>
        <mc:AlternateContent>
          <mc:Choice Requires="wps">
            <w:drawing>
              <wp:anchor distT="0" distB="0" distL="114300" distR="114300" simplePos="0" relativeHeight="251747328" behindDoc="0" locked="0" layoutInCell="1" allowOverlap="1" wp14:anchorId="10A27CAB" wp14:editId="70762ED3">
                <wp:simplePos x="0" y="0"/>
                <wp:positionH relativeFrom="column">
                  <wp:posOffset>-1055914</wp:posOffset>
                </wp:positionH>
                <wp:positionV relativeFrom="paragraph">
                  <wp:posOffset>184513</wp:posOffset>
                </wp:positionV>
                <wp:extent cx="3213372" cy="2351314"/>
                <wp:effectExtent l="0" t="0" r="6350" b="0"/>
                <wp:wrapNone/>
                <wp:docPr id="1115724108" name="Rectangle 1115724108"/>
                <wp:cNvGraphicFramePr/>
                <a:graphic xmlns:a="http://schemas.openxmlformats.org/drawingml/2006/main">
                  <a:graphicData uri="http://schemas.microsoft.com/office/word/2010/wordprocessingShape">
                    <wps:wsp>
                      <wps:cNvSpPr/>
                      <wps:spPr>
                        <a:xfrm>
                          <a:off x="0" y="0"/>
                          <a:ext cx="3213372" cy="2351314"/>
                        </a:xfrm>
                        <a:prstGeom prst="rect">
                          <a:avLst/>
                        </a:prstGeom>
                        <a:solidFill>
                          <a:schemeClr val="accent6">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A7F8985" w14:textId="5CCC327A" w:rsidR="00BC28E8" w:rsidRPr="00BC28E8" w:rsidRDefault="00BC28E8" w:rsidP="00BC28E8">
                            <w:pPr>
                              <w:rPr>
                                <w:rFonts w:ascii="Times New Roman" w:hAnsi="Times New Roman" w:cs="Times New Roman"/>
                                <w:color w:val="044458" w:themeColor="accent6" w:themeShade="80"/>
                                <w:sz w:val="32"/>
                                <w:szCs w:val="32"/>
                              </w:rPr>
                            </w:pPr>
                            <w:r w:rsidRPr="00BC28E8">
                              <w:rPr>
                                <w:rFonts w:ascii="Times New Roman" w:hAnsi="Times New Roman" w:cs="Times New Roman"/>
                                <w:color w:val="044458" w:themeColor="accent6" w:themeShade="80"/>
                                <w:sz w:val="32"/>
                                <w:szCs w:val="32"/>
                              </w:rPr>
                              <w:t>Consumer buying behavior refers to the series of actions that consumers take before making a purchase of any product or service. It involves all the steps, from the first awareness stage to the evaluation and market research before the final step of making a purchase.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A27CAB" id="Rectangle 1115724108" o:spid="_x0000_s1029" style="position:absolute;margin-left:-83.15pt;margin-top:14.55pt;width:253pt;height:185.1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" fillcolor="#c1edfc [665]" stroked="f" strokeweight="1pt">
                <v:textbox>
                  <w:txbxContent>
                    <w:p w14:paraId="7A7F8985" w14:textId="5CCC327A" w:rsidR="00BC28E8" w:rsidRPr="00BC28E8" w:rsidRDefault="00BC28E8" w:rsidP="00BC28E8">
                      <w:pPr>
                        <w:rPr>
                          <w:rFonts w:ascii="Times New Roman" w:hAnsi="Times New Roman" w:cs="Times New Roman"/>
                          <w:color w:val="044458" w:themeColor="accent6" w:themeShade="80"/>
                          <w:sz w:val="32"/>
                          <w:szCs w:val="32"/>
                        </w:rPr>
                      </w:pPr>
                      <w:r w:rsidRPr="00BC28E8">
                        <w:rPr>
                          <w:rFonts w:ascii="Times New Roman" w:hAnsi="Times New Roman" w:cs="Times New Roman"/>
                          <w:color w:val="044458" w:themeColor="accent6" w:themeShade="80"/>
                          <w:sz w:val="32"/>
                          <w:szCs w:val="32"/>
                        </w:rPr>
                        <w:t>Consumer buying behavior refers to the series of actions that consumers take before making a purchase of any product or service. It involves all the steps, from the first awareness stage to the evaluation and market research before the final step of making a purchase.</w:t>
                      </w:r>
                    </w:p>
                  </w:txbxContent>
                </v:textbox>
              </v:rect>
            </w:pict>
          </mc:Fallback>
        </mc:AlternateContent>
      </w:r>
    </w:p>
    <w:p w14:paraId="2E7B6C11" w14:textId="332CD271" w:rsidR="00885492" w:rsidRPr="00885492" w:rsidRDefault="00704B40" w:rsidP="00885492">
      <w:r>
        <w:rPr>
          <w:noProof/>
        </w:rPr>
        <mc:AlternateContent>
          <mc:Choice Requires="wps">
            <w:drawing>
              <wp:anchor distT="0" distB="0" distL="114300" distR="114300" simplePos="0" relativeHeight="251754496" behindDoc="0" locked="0" layoutInCell="1" allowOverlap="1" wp14:anchorId="5991FB49" wp14:editId="708A7DA2">
                <wp:simplePos x="0" y="0"/>
                <wp:positionH relativeFrom="column">
                  <wp:posOffset>4484914</wp:posOffset>
                </wp:positionH>
                <wp:positionV relativeFrom="paragraph">
                  <wp:posOffset>138249</wp:posOffset>
                </wp:positionV>
                <wp:extent cx="1487442" cy="4364627"/>
                <wp:effectExtent l="0" t="0" r="0" b="0"/>
                <wp:wrapNone/>
                <wp:docPr id="1115724115" name="Rectangle 1115724115"/>
                <wp:cNvGraphicFramePr/>
                <a:graphic xmlns:a="http://schemas.openxmlformats.org/drawingml/2006/main">
                  <a:graphicData uri="http://schemas.microsoft.com/office/word/2010/wordprocessingShape">
                    <wps:wsp>
                      <wps:cNvSpPr/>
                      <wps:spPr>
                        <a:xfrm>
                          <a:off x="0" y="0"/>
                          <a:ext cx="1487442" cy="4364627"/>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678F8ED" w14:textId="6CC18B47" w:rsidR="00630BD4" w:rsidRPr="00A355C4" w:rsidRDefault="00A355C4" w:rsidP="00A355C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w:t>
                            </w:r>
                            <w:r w:rsidR="00630BD4" w:rsidRPr="00A355C4">
                              <w:rPr>
                                <w:rFonts w:ascii="Times New Roman" w:hAnsi="Times New Roman" w:cs="Times New Roman"/>
                                <w:color w:val="000000" w:themeColor="text1"/>
                                <w:sz w:val="24"/>
                                <w:szCs w:val="24"/>
                              </w:rPr>
                              <w:t>onsumer behavior in the market is a crucial aspect of modern business. From making purchasing decisions to influencing others, it is the study of factors that play a role in the choices, actions, and attitudes of buyers. By analyzing this behavior, companies can better understand their customers and make strategic business decisions that lead to increased sales and profits.</w:t>
                            </w:r>
                          </w:p>
                          <w:p w14:paraId="59F26048" w14:textId="77777777" w:rsidR="00630BD4" w:rsidRPr="00A355C4" w:rsidRDefault="00630BD4" w:rsidP="00A355C4">
                            <w:pPr>
                              <w:rPr>
                                <w:rFonts w:ascii="Times New Roman" w:hAnsi="Times New Roman" w:cs="Times New Roman"/>
                                <w:color w:val="000000" w:themeColor="text1"/>
                                <w:sz w:val="24"/>
                                <w:szCs w:val="24"/>
                              </w:rPr>
                            </w:pPr>
                          </w:p>
                          <w:p w14:paraId="2E0E2ABE" w14:textId="42648F3C" w:rsidR="00630BD4" w:rsidRDefault="00630BD4" w:rsidP="00630BD4">
                            <w:pPr>
                              <w:jc w:val="center"/>
                            </w:pPr>
                            <w:r w:rsidRPr="00A355C4">
                              <w:rPr>
                                <w:rFonts w:ascii="Times New Roman" w:hAnsi="Times New Roman" w:cs="Times New Roman"/>
                                <w:color w:val="000000" w:themeColor="text1"/>
                                <w:sz w:val="24"/>
                                <w:szCs w:val="24"/>
                              </w:rPr>
                              <w:t>Consumer behavior research helps companies identify</w:t>
                            </w:r>
                            <w:r w:rsidRPr="00630BD4">
                              <w:rPr>
                                <w:color w:val="000000" w:themeColor="text1"/>
                              </w:rPr>
                              <w:t xml:space="preserve"> </w:t>
                            </w:r>
                            <w:r>
                              <w:t>customers’ needs, preferences, and motivations that drive their purchasing decisions. By gaining insights into why customers buy certain products or services,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991FB49" id="Rectangle 1115724115" o:spid="_x0000_s1030" style="position:absolute;margin-left:353.15pt;margin-top:10.9pt;width:117.1pt;height:343.6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" fillcolor="#daefd3 [660]" stroked="f" strokeweight="1pt">
                <v:textbox>
                  <w:txbxContent>
                    <w:p w14:paraId="3678F8ED" w14:textId="6CC18B47" w:rsidR="00630BD4" w:rsidRPr="00A355C4" w:rsidRDefault="00A355C4" w:rsidP="00A355C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w:t>
                      </w:r>
                      <w:r w:rsidR="00630BD4" w:rsidRPr="00A355C4">
                        <w:rPr>
                          <w:rFonts w:ascii="Times New Roman" w:hAnsi="Times New Roman" w:cs="Times New Roman"/>
                          <w:color w:val="000000" w:themeColor="text1"/>
                          <w:sz w:val="24"/>
                          <w:szCs w:val="24"/>
                        </w:rPr>
                        <w:t>onsumer behavior in the market is a crucial aspect of modern business. From making purchasing decisions to influencing others, it is the study of factors that play a role in the choices, actions, and attitudes of buyers. By analyzing this behavior, companies can better understand their customers and make strategic business decisions that lead to increased sales and profits.</w:t>
                      </w:r>
                    </w:p>
                    <w:p w14:paraId="59F26048" w14:textId="77777777" w:rsidR="00630BD4" w:rsidRPr="00A355C4" w:rsidRDefault="00630BD4" w:rsidP="00A355C4">
                      <w:pPr>
                        <w:rPr>
                          <w:rFonts w:ascii="Times New Roman" w:hAnsi="Times New Roman" w:cs="Times New Roman"/>
                          <w:color w:val="000000" w:themeColor="text1"/>
                          <w:sz w:val="24"/>
                          <w:szCs w:val="24"/>
                        </w:rPr>
                      </w:pPr>
                    </w:p>
                    <w:p w14:paraId="2E0E2ABE" w14:textId="42648F3C" w:rsidR="00630BD4" w:rsidRDefault="00630BD4" w:rsidP="00630BD4">
                      <w:pPr>
                        <w:jc w:val="center"/>
                      </w:pPr>
                      <w:r w:rsidRPr="00A355C4">
                        <w:rPr>
                          <w:rFonts w:ascii="Times New Roman" w:hAnsi="Times New Roman" w:cs="Times New Roman"/>
                          <w:color w:val="000000" w:themeColor="text1"/>
                          <w:sz w:val="24"/>
                          <w:szCs w:val="24"/>
                        </w:rPr>
                        <w:t>Consumer behavior research helps companies identify</w:t>
                      </w:r>
                      <w:r w:rsidRPr="00630BD4">
                        <w:rPr>
                          <w:color w:val="000000" w:themeColor="text1"/>
                        </w:rPr>
                        <w:t xml:space="preserve"> </w:t>
                      </w:r>
                      <w:r>
                        <w:t>customers’ needs, preferences, and motivations that drive their purchasing decisions. By gaining insights into why customers buy certain products or services,</w:t>
                      </w:r>
                    </w:p>
                  </w:txbxContent>
                </v:textbox>
              </v:rect>
            </w:pict>
          </mc:Fallback>
        </mc:AlternateContent>
      </w:r>
      <w:r w:rsidR="00433C20">
        <w:rPr>
          <w:noProof/>
        </w:rPr>
        <w:drawing>
          <wp:anchor distT="0" distB="0" distL="114300" distR="114300" simplePos="0" relativeHeight="251731968" behindDoc="0" locked="0" layoutInCell="1" allowOverlap="1" wp14:anchorId="7D4A3124" wp14:editId="1D8CD874">
            <wp:simplePos x="0" y="0"/>
            <wp:positionH relativeFrom="column">
              <wp:posOffset>6128385</wp:posOffset>
            </wp:positionH>
            <wp:positionV relativeFrom="paragraph">
              <wp:posOffset>61595</wp:posOffset>
            </wp:positionV>
            <wp:extent cx="3227070" cy="1295400"/>
            <wp:effectExtent l="0" t="0" r="11430" b="0"/>
            <wp:wrapThrough wrapText="bothSides">
              <wp:wrapPolygon edited="0">
                <wp:start x="0" y="0"/>
                <wp:lineTo x="0" y="21282"/>
                <wp:lineTo x="21549" y="21282"/>
                <wp:lineTo x="21549" y="0"/>
                <wp:lineTo x="0" y="0"/>
              </wp:wrapPolygon>
            </wp:wrapThrough>
            <wp:docPr id="28" name="Chart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p>
    <w:p w14:paraId="6B253CD9" w14:textId="7574A452" w:rsidR="00885492" w:rsidRPr="00885492" w:rsidRDefault="00885492" w:rsidP="00885492"/>
    <w:p w14:paraId="18C492BC" w14:textId="7F4D0586" w:rsidR="00885492" w:rsidRPr="00885492" w:rsidRDefault="00885492" w:rsidP="00885492"/>
    <w:p w14:paraId="1210D332" w14:textId="38DE2F06" w:rsidR="00645F21" w:rsidRDefault="00704B40" w:rsidP="00645F21">
      <w:pPr>
        <w:rPr>
          <w:rFonts w:ascii="Georgia" w:hAnsi="Georgia"/>
          <w:sz w:val="36"/>
          <w:szCs w:val="36"/>
        </w:rPr>
      </w:pPr>
      <w:r>
        <w:rPr>
          <w:noProof/>
        </w:rPr>
        <mc:AlternateContent>
          <mc:Choice Requires="wps">
            <w:drawing>
              <wp:anchor distT="0" distB="0" distL="114300" distR="114300" simplePos="0" relativeHeight="251750400" behindDoc="0" locked="0" layoutInCell="1" allowOverlap="1" wp14:anchorId="3EBEBEDD" wp14:editId="77485554">
                <wp:simplePos x="0" y="0"/>
                <wp:positionH relativeFrom="column">
                  <wp:posOffset>2569030</wp:posOffset>
                </wp:positionH>
                <wp:positionV relativeFrom="paragraph">
                  <wp:posOffset>294005</wp:posOffset>
                </wp:positionV>
                <wp:extent cx="1730828" cy="936171"/>
                <wp:effectExtent l="0" t="0" r="3175" b="0"/>
                <wp:wrapNone/>
                <wp:docPr id="1115724111" name="Rectangle 1115724111"/>
                <wp:cNvGraphicFramePr/>
                <a:graphic xmlns:a="http://schemas.openxmlformats.org/drawingml/2006/main">
                  <a:graphicData uri="http://schemas.microsoft.com/office/word/2010/wordprocessingShape">
                    <wps:wsp>
                      <wps:cNvSpPr/>
                      <wps:spPr>
                        <a:xfrm>
                          <a:off x="0" y="0"/>
                          <a:ext cx="1730828" cy="936171"/>
                        </a:xfrm>
                        <a:prstGeom prst="rect">
                          <a:avLst/>
                        </a:prstGeom>
                        <a:blipFill dpi="0" rotWithShape="1">
                          <a:blip r:embed="rId14">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4F923" id="Rectangle 1115724111" o:spid="_x0000_s1026" style="position:absolute;margin-left:202.3pt;margin-top:23.15pt;width:136.3pt;height:73.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" stroked="f" strokeweight="1pt">
                <v:fill r:id="rId15" o:title="" recolor="t" rotate="t" type="frame"/>
              </v:rect>
            </w:pict>
          </mc:Fallback>
        </mc:AlternateContent>
      </w:r>
      <w:r w:rsidR="00AF0167">
        <w:rPr>
          <w:noProof/>
        </w:rPr>
        <mc:AlternateContent>
          <mc:Choice Requires="wps">
            <w:drawing>
              <wp:anchor distT="0" distB="0" distL="114300" distR="114300" simplePos="0" relativeHeight="251703296" behindDoc="0" locked="0" layoutInCell="1" allowOverlap="1" wp14:anchorId="197A40A3" wp14:editId="1ECEE2D4">
                <wp:simplePos x="0" y="0"/>
                <wp:positionH relativeFrom="column">
                  <wp:posOffset>-1061085</wp:posOffset>
                </wp:positionH>
                <wp:positionV relativeFrom="paragraph">
                  <wp:posOffset>359592</wp:posOffset>
                </wp:positionV>
                <wp:extent cx="3048635" cy="0"/>
                <wp:effectExtent l="0" t="0" r="0" b="0"/>
                <wp:wrapThrough wrapText="bothSides">
                  <wp:wrapPolygon edited="0">
                    <wp:start x="0" y="0"/>
                    <wp:lineTo x="0" y="21600"/>
                    <wp:lineTo x="21600" y="21600"/>
                    <wp:lineTo x="21600" y="0"/>
                  </wp:wrapPolygon>
                </wp:wrapThrough>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048635" cy="0"/>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7C4562" id="Straight Connector 12"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55pt,28.3pt" to="156.5pt,2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" strokecolor="#0989b1 [3209]">
                <v:stroke dashstyle="dash"/>
                <o:lock v:ext="edit" shapetype="f"/>
                <w10:wrap type="through"/>
              </v:line>
            </w:pict>
          </mc:Fallback>
        </mc:AlternateContent>
      </w:r>
    </w:p>
    <w:p w14:paraId="1C8CAF36" w14:textId="4FEB0CD3" w:rsidR="00885492" w:rsidRPr="00C63A93" w:rsidRDefault="00704B40" w:rsidP="00885492">
      <w:r>
        <w:rPr>
          <w:noProof/>
        </w:rPr>
        <mc:AlternateContent>
          <mc:Choice Requires="wps">
            <w:drawing>
              <wp:anchor distT="0" distB="0" distL="114300" distR="114300" simplePos="0" relativeHeight="251748352" behindDoc="0" locked="0" layoutInCell="1" allowOverlap="1" wp14:anchorId="5AAA2681" wp14:editId="3EBBE574">
                <wp:simplePos x="0" y="0"/>
                <wp:positionH relativeFrom="column">
                  <wp:posOffset>6085114</wp:posOffset>
                </wp:positionH>
                <wp:positionV relativeFrom="paragraph">
                  <wp:posOffset>194764</wp:posOffset>
                </wp:positionV>
                <wp:extent cx="3452495" cy="3875314"/>
                <wp:effectExtent l="0" t="0" r="0" b="0"/>
                <wp:wrapNone/>
                <wp:docPr id="1115724109" name="Rectangle 1115724109"/>
                <wp:cNvGraphicFramePr/>
                <a:graphic xmlns:a="http://schemas.openxmlformats.org/drawingml/2006/main">
                  <a:graphicData uri="http://schemas.microsoft.com/office/word/2010/wordprocessingShape">
                    <wps:wsp>
                      <wps:cNvSpPr/>
                      <wps:spPr>
                        <a:xfrm>
                          <a:off x="0" y="0"/>
                          <a:ext cx="3452495" cy="3875314"/>
                        </a:xfrm>
                        <a:prstGeom prst="rect">
                          <a:avLst/>
                        </a:prstGeom>
                        <a:solidFill>
                          <a:srgbClr val="F5C3EB"/>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602351B" w14:textId="1ECCFBBE" w:rsidR="00704B40" w:rsidRPr="00704B40" w:rsidRDefault="00704B40" w:rsidP="00704B40">
                            <w:pPr>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U</w:t>
                            </w:r>
                            <w:r w:rsidRPr="00704B40">
                              <w:rPr>
                                <w:rFonts w:ascii="Times New Roman" w:hAnsi="Times New Roman" w:cs="Times New Roman"/>
                                <w:color w:val="000000" w:themeColor="text1"/>
                                <w:sz w:val="32"/>
                                <w:szCs w:val="32"/>
                              </w:rPr>
                              <w:t>nderstanding the five major factors influencing consumer buying behavior—psychological, social, cultural, personal, and economic—is essential for businesses aiming to connect with their target audience effectively.</w:t>
                            </w:r>
                          </w:p>
                          <w:p w14:paraId="2F69DC21" w14:textId="7312C348" w:rsidR="00704B40" w:rsidRPr="00704B40" w:rsidRDefault="00704B40" w:rsidP="00704B40">
                            <w:pPr>
                              <w:jc w:val="both"/>
                              <w:rPr>
                                <w:rFonts w:ascii="Times New Roman" w:hAnsi="Times New Roman" w:cs="Times New Roman"/>
                                <w:color w:val="000000" w:themeColor="text1"/>
                                <w:sz w:val="32"/>
                                <w:szCs w:val="32"/>
                              </w:rPr>
                            </w:pPr>
                            <w:r w:rsidRPr="00704B40">
                              <w:rPr>
                                <w:rFonts w:ascii="Times New Roman" w:hAnsi="Times New Roman" w:cs="Times New Roman"/>
                                <w:color w:val="000000" w:themeColor="text1"/>
                                <w:sz w:val="32"/>
                                <w:szCs w:val="32"/>
                              </w:rPr>
                              <w:t>This knowledge is crucial for marketers because it helps them to better communicate with customers. They can fill the market gap and identify the items that are required and the products that are no longer in use by knowing how customers choose a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AA2681" id="Rectangle 1115724109" o:spid="_x0000_s1031" style="position:absolute;margin-left:479.15pt;margin-top:15.35pt;width:271.85pt;height:305.1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" fillcolor="#f5c3eb" stroked="f" strokeweight="1pt">
                <v:textbox>
                  <w:txbxContent>
                    <w:p w14:paraId="2602351B" w14:textId="1ECCFBBE" w:rsidR="00704B40" w:rsidRPr="00704B40" w:rsidRDefault="00704B40" w:rsidP="00704B40">
                      <w:pPr>
                        <w:jc w:val="both"/>
                        <w:rPr>
                          <w:rFonts w:ascii="Times New Roman" w:hAnsi="Times New Roman" w:cs="Times New Roman"/>
                          <w:color w:val="000000" w:themeColor="text1"/>
                          <w:sz w:val="32"/>
                          <w:szCs w:val="32"/>
                        </w:rPr>
                      </w:pPr>
                      <w:r>
                        <w:rPr>
                          <w:rFonts w:ascii="Times New Roman" w:hAnsi="Times New Roman" w:cs="Times New Roman"/>
                          <w:color w:val="000000" w:themeColor="text1"/>
                          <w:sz w:val="32"/>
                          <w:szCs w:val="32"/>
                        </w:rPr>
                        <w:t>U</w:t>
                      </w:r>
                      <w:r w:rsidRPr="00704B40">
                        <w:rPr>
                          <w:rFonts w:ascii="Times New Roman" w:hAnsi="Times New Roman" w:cs="Times New Roman"/>
                          <w:color w:val="000000" w:themeColor="text1"/>
                          <w:sz w:val="32"/>
                          <w:szCs w:val="32"/>
                        </w:rPr>
                        <w:t>nderstanding the five major factors influencing consumer buying behavior—psychological, social, cultural, personal, and economic—is essential for businesses aiming to connect with their target audience effectively.</w:t>
                      </w:r>
                    </w:p>
                    <w:p w14:paraId="2F69DC21" w14:textId="7312C348" w:rsidR="00704B40" w:rsidRPr="00704B40" w:rsidRDefault="00704B40" w:rsidP="00704B40">
                      <w:pPr>
                        <w:jc w:val="both"/>
                        <w:rPr>
                          <w:rFonts w:ascii="Times New Roman" w:hAnsi="Times New Roman" w:cs="Times New Roman"/>
                          <w:color w:val="000000" w:themeColor="text1"/>
                          <w:sz w:val="32"/>
                          <w:szCs w:val="32"/>
                        </w:rPr>
                      </w:pPr>
                      <w:r w:rsidRPr="00704B40">
                        <w:rPr>
                          <w:rFonts w:ascii="Times New Roman" w:hAnsi="Times New Roman" w:cs="Times New Roman"/>
                          <w:color w:val="000000" w:themeColor="text1"/>
                          <w:sz w:val="32"/>
                          <w:szCs w:val="32"/>
                        </w:rPr>
                        <w:t>This knowledge is crucial for marketers because it helps them to better communicate with customers. They can fill the market gap and identify the items that are required and the products that are no longer in use by knowing how customers choose a product.</w:t>
                      </w:r>
                    </w:p>
                  </w:txbxContent>
                </v:textbox>
              </v:rect>
            </w:pict>
          </mc:Fallback>
        </mc:AlternateContent>
      </w:r>
      <w:r w:rsidR="003E0502">
        <w:rPr>
          <w:b/>
          <w:bCs/>
          <w:noProof/>
          <w:sz w:val="24"/>
          <w:szCs w:val="24"/>
        </w:rPr>
        <mc:AlternateContent>
          <mc:Choice Requires="wps">
            <w:drawing>
              <wp:anchor distT="0" distB="0" distL="114300" distR="114300" simplePos="0" relativeHeight="251726848" behindDoc="0" locked="0" layoutInCell="1" allowOverlap="1" wp14:anchorId="24D36E5A" wp14:editId="75A90C9B">
                <wp:simplePos x="0" y="0"/>
                <wp:positionH relativeFrom="column">
                  <wp:posOffset>2572385</wp:posOffset>
                </wp:positionH>
                <wp:positionV relativeFrom="paragraph">
                  <wp:posOffset>117475</wp:posOffset>
                </wp:positionV>
                <wp:extent cx="3572256" cy="13335"/>
                <wp:effectExtent l="0" t="0" r="28575" b="24765"/>
                <wp:wrapNone/>
                <wp:docPr id="2031790592" name="Straight Connector 2031790592"/>
                <wp:cNvGraphicFramePr/>
                <a:graphic xmlns:a="http://schemas.openxmlformats.org/drawingml/2006/main">
                  <a:graphicData uri="http://schemas.microsoft.com/office/word/2010/wordprocessingShape">
                    <wps:wsp>
                      <wps:cNvCnPr/>
                      <wps:spPr>
                        <a:xfrm flipV="1">
                          <a:off x="0" y="0"/>
                          <a:ext cx="3572256" cy="13335"/>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CED04FD" id="Straight Connector 2031790592" o:spid="_x0000_s1026" style="position:absolute;flip:y;z-index:251726848;visibility:visible;mso-wrap-style:square;mso-wrap-distance-left:9pt;mso-wrap-distance-top:0;mso-wrap-distance-right:9pt;mso-wrap-distance-bottom:0;mso-position-horizontal:absolute;mso-position-horizontal-relative:text;mso-position-vertical:absolute;mso-position-vertical-relative:text" from="202.55pt,9.25pt" to="483.85pt,1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" strokecolor="#0989b1 [3209]">
                <v:stroke dashstyle="dash"/>
              </v:line>
            </w:pict>
          </mc:Fallback>
        </mc:AlternateContent>
      </w:r>
      <w:r w:rsidR="00375DB8">
        <w:rPr>
          <w:noProof/>
        </w:rPr>
        <mc:AlternateContent>
          <mc:Choice Requires="wpi">
            <w:drawing>
              <wp:anchor distT="0" distB="0" distL="114300" distR="114300" simplePos="0" relativeHeight="251691008" behindDoc="0" locked="0" layoutInCell="1" allowOverlap="1" wp14:anchorId="12A5DC9A" wp14:editId="35379F2D">
                <wp:simplePos x="0" y="0"/>
                <wp:positionH relativeFrom="column">
                  <wp:posOffset>1327150</wp:posOffset>
                </wp:positionH>
                <wp:positionV relativeFrom="paragraph">
                  <wp:posOffset>189865</wp:posOffset>
                </wp:positionV>
                <wp:extent cx="13335" cy="13335"/>
                <wp:effectExtent l="50800" t="54610" r="50165" b="46355"/>
                <wp:wrapNone/>
                <wp:docPr id="11" name="Ink 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6">
                      <w14:nvContentPartPr>
                        <w14:cNvContentPartPr>
                          <a14:cpLocks xmlns:a14="http://schemas.microsoft.com/office/drawing/2010/main" noRot="1" noChangeAspect="1" noEditPoints="1" noChangeArrowheads="1" noChangeShapeType="1"/>
                        </w14:cNvContentPartPr>
                      </w14:nvContentPartPr>
                      <w14:xfrm>
                        <a:off x="0" y="0"/>
                        <a:ext cx="13335" cy="13335"/>
                      </w14:xfrm>
                    </w14:contentPart>
                  </a:graphicData>
                </a:graphic>
                <wp14:sizeRelH relativeFrom="page">
                  <wp14:pctWidth>0</wp14:pctWidth>
                </wp14:sizeRelH>
                <wp14:sizeRelV relativeFrom="page">
                  <wp14:pctHeight>0</wp14:pctHeight>
                </wp14:sizeRelV>
              </wp:anchor>
            </w:drawing>
          </mc:Choice>
          <mc:Fallback>
            <w:pict>
              <v:shapetype w14:anchorId="3478D3D3"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104.5pt;margin-top:14.95pt;width:1.05pt;height:1.0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">
                <v:imagedata r:id="rId17" o:title=""/>
                <o:lock v:ext="edit" rotation="t" verticies="t" shapetype="t"/>
              </v:shape>
            </w:pict>
          </mc:Fallback>
        </mc:AlternateContent>
      </w:r>
    </w:p>
    <w:p w14:paraId="64428408" w14:textId="2944CFF7" w:rsidR="00885492" w:rsidRPr="00885492" w:rsidRDefault="00AB23E4" w:rsidP="00AB23E4">
      <w:pPr>
        <w:tabs>
          <w:tab w:val="left" w:pos="1494"/>
        </w:tabs>
      </w:pPr>
      <w:r>
        <w:tab/>
      </w:r>
    </w:p>
    <w:p w14:paraId="558B479E" w14:textId="0BC57923" w:rsidR="00885492" w:rsidRPr="00885492" w:rsidRDefault="00375DB8" w:rsidP="00885492">
      <w:r>
        <w:rPr>
          <w:noProof/>
        </w:rPr>
        <mc:AlternateContent>
          <mc:Choice Requires="wpi">
            <w:drawing>
              <wp:anchor distT="0" distB="0" distL="114300" distR="114300" simplePos="0" relativeHeight="251695104" behindDoc="0" locked="0" layoutInCell="1" allowOverlap="1" wp14:anchorId="6F687D75" wp14:editId="6BCBDE9D">
                <wp:simplePos x="0" y="0"/>
                <wp:positionH relativeFrom="column">
                  <wp:posOffset>-2650490</wp:posOffset>
                </wp:positionH>
                <wp:positionV relativeFrom="paragraph">
                  <wp:posOffset>281940</wp:posOffset>
                </wp:positionV>
                <wp:extent cx="13335" cy="13335"/>
                <wp:effectExtent l="54610" t="50800" r="46355" b="50165"/>
                <wp:wrapNone/>
                <wp:docPr id="10" name="Ink 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8">
                      <w14:nvContentPartPr>
                        <w14:cNvContentPartPr>
                          <a14:cpLocks xmlns:a14="http://schemas.microsoft.com/office/drawing/2010/main" noRot="1" noChangeAspect="1" noEditPoints="1" noChangeArrowheads="1" noChangeShapeType="1"/>
                        </w14:cNvContentPartPr>
                      </w14:nvContentPartPr>
                      <w14:xfrm>
                        <a:off x="0" y="0"/>
                        <a:ext cx="13335" cy="13335"/>
                      </w14:xfrm>
                    </w14:contentPart>
                  </a:graphicData>
                </a:graphic>
                <wp14:sizeRelH relativeFrom="page">
                  <wp14:pctWidth>0</wp14:pctWidth>
                </wp14:sizeRelH>
                <wp14:sizeRelV relativeFrom="page">
                  <wp14:pctHeight>0</wp14:pctHeight>
                </wp14:sizeRelV>
              </wp:anchor>
            </w:drawing>
          </mc:Choice>
          <mc:Fallback>
            <w:pict>
              <v:shape w14:anchorId="5C5D27D2" id="Ink 5" o:spid="_x0000_s1026" type="#_x0000_t75" style="position:absolute;margin-left:-208.7pt;margin-top:22.2pt;width:1.05pt;height:1.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">
                <v:imagedata r:id="rId19" o:title=""/>
                <o:lock v:ext="edit" rotation="t" verticies="t" shapetype="t"/>
              </v:shape>
            </w:pict>
          </mc:Fallback>
        </mc:AlternateContent>
      </w:r>
      <w:r>
        <w:rPr>
          <w:noProof/>
        </w:rPr>
        <mc:AlternateContent>
          <mc:Choice Requires="wpi">
            <w:drawing>
              <wp:anchor distT="0" distB="0" distL="114300" distR="114300" simplePos="0" relativeHeight="251694080" behindDoc="0" locked="0" layoutInCell="1" allowOverlap="1" wp14:anchorId="10C28FE0" wp14:editId="4A9BF919">
                <wp:simplePos x="0" y="0"/>
                <wp:positionH relativeFrom="column">
                  <wp:posOffset>-2650490</wp:posOffset>
                </wp:positionH>
                <wp:positionV relativeFrom="paragraph">
                  <wp:posOffset>281940</wp:posOffset>
                </wp:positionV>
                <wp:extent cx="13335" cy="13335"/>
                <wp:effectExtent l="54610" t="50800" r="46355" b="50165"/>
                <wp:wrapNone/>
                <wp:docPr id="9" name="Ink 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0">
                      <w14:nvContentPartPr>
                        <w14:cNvContentPartPr>
                          <a14:cpLocks xmlns:a14="http://schemas.microsoft.com/office/drawing/2010/main" noRot="1" noChangeAspect="1" noEditPoints="1" noChangeArrowheads="1" noChangeShapeType="1"/>
                        </w14:cNvContentPartPr>
                      </w14:nvContentPartPr>
                      <w14:xfrm>
                        <a:off x="0" y="0"/>
                        <a:ext cx="13335" cy="13335"/>
                      </w14:xfrm>
                    </w14:contentPart>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2306A52E" id="Ink 4" o:spid="_x0000_s1026" type="#_x0000_t75" style="position:absolute;margin-left:-226.55pt;margin-top:4.35pt;width:36.75pt;height:36.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">
                <v:imagedata r:id="rId32" o:title=""/>
                <o:lock v:ext="edit" rotation="t" verticies="t" shapetype="t"/>
              </v:shape>
            </w:pict>
          </mc:Fallback>
        </mc:AlternateContent>
      </w:r>
      <w:r>
        <w:rPr>
          <w:noProof/>
        </w:rPr>
        <mc:AlternateContent>
          <mc:Choice Requires="wpi">
            <w:drawing>
              <wp:anchor distT="0" distB="0" distL="114300" distR="114300" simplePos="0" relativeHeight="251693056" behindDoc="0" locked="0" layoutInCell="1" allowOverlap="1" wp14:anchorId="6DB2C746" wp14:editId="02DF09AD">
                <wp:simplePos x="0" y="0"/>
                <wp:positionH relativeFrom="column">
                  <wp:posOffset>-2650490</wp:posOffset>
                </wp:positionH>
                <wp:positionV relativeFrom="paragraph">
                  <wp:posOffset>281940</wp:posOffset>
                </wp:positionV>
                <wp:extent cx="13335" cy="13335"/>
                <wp:effectExtent l="54610" t="50800" r="46355" b="50165"/>
                <wp:wrapNone/>
                <wp:docPr id="8" name="Ink 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3">
                      <w14:nvContentPartPr>
                        <w14:cNvContentPartPr>
                          <a14:cpLocks xmlns:a14="http://schemas.microsoft.com/office/drawing/2010/main" noRot="1" noChangeAspect="1" noEditPoints="1" noChangeArrowheads="1" noChangeShapeType="1"/>
                        </w14:cNvContentPartPr>
                      </w14:nvContentPartPr>
                      <w14:xfrm>
                        <a:off x="0" y="0"/>
                        <a:ext cx="13335" cy="13335"/>
                      </w14:xfrm>
                    </w14:contentPart>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709BB6BA" id="Ink 3" o:spid="_x0000_s1026" type="#_x0000_t75" style="position:absolute;margin-left:-226.55pt;margin-top:4.35pt;width:36.75pt;height:36.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">
                <v:imagedata r:id="rId32" o:title=""/>
                <o:lock v:ext="edit" rotation="t" verticies="t" shapetype="t"/>
              </v:shape>
            </w:pict>
          </mc:Fallback>
        </mc:AlternateContent>
      </w:r>
      <w:r>
        <w:rPr>
          <w:noProof/>
        </w:rPr>
        <mc:AlternateContent>
          <mc:Choice Requires="wpi">
            <w:drawing>
              <wp:anchor distT="0" distB="0" distL="114300" distR="114300" simplePos="0" relativeHeight="251692032" behindDoc="0" locked="0" layoutInCell="1" allowOverlap="1" wp14:anchorId="6F62F1BB" wp14:editId="0548B948">
                <wp:simplePos x="0" y="0"/>
                <wp:positionH relativeFrom="column">
                  <wp:posOffset>-2841625</wp:posOffset>
                </wp:positionH>
                <wp:positionV relativeFrom="paragraph">
                  <wp:posOffset>274320</wp:posOffset>
                </wp:positionV>
                <wp:extent cx="13335" cy="13335"/>
                <wp:effectExtent l="53975" t="52705" r="46990" b="48260"/>
                <wp:wrapNone/>
                <wp:docPr id="7" name="Ink 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noRot="1" noChangeAspect="1" noEditPoints="1" noChangeArrowheads="1" noChangeShapeType="1"/>
                        </w14:cNvContentPartPr>
                      </w14:nvContentPartPr>
                      <w14:xfrm>
                        <a:off x="0" y="0"/>
                        <a:ext cx="13335" cy="13335"/>
                      </w14:xfrm>
                    </w14:contentPart>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shape w14:anchorId="37A0DF94" id="Ink 2" o:spid="_x0000_s1026" type="#_x0000_t75" style="position:absolute;margin-left:-241.6pt;margin-top:3.75pt;width:36.75pt;height:36.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">
                <v:imagedata r:id="rId35" o:title=""/>
                <o:lock v:ext="edit" rotation="t" verticies="t" shapetype="t"/>
              </v:shape>
            </w:pict>
          </mc:Fallback>
        </mc:AlternateContent>
      </w:r>
    </w:p>
    <w:p w14:paraId="5B025622" w14:textId="4E51505F" w:rsidR="00885492" w:rsidRPr="00885492" w:rsidRDefault="00704B40" w:rsidP="00885492">
      <w:r>
        <w:rPr>
          <w:noProof/>
        </w:rPr>
        <mc:AlternateContent>
          <mc:Choice Requires="wps">
            <w:drawing>
              <wp:anchor distT="0" distB="0" distL="114300" distR="114300" simplePos="0" relativeHeight="251751424" behindDoc="0" locked="0" layoutInCell="1" allowOverlap="1" wp14:anchorId="573B7392" wp14:editId="09DBB7D8">
                <wp:simplePos x="0" y="0"/>
                <wp:positionH relativeFrom="column">
                  <wp:posOffset>2569030</wp:posOffset>
                </wp:positionH>
                <wp:positionV relativeFrom="paragraph">
                  <wp:posOffset>154577</wp:posOffset>
                </wp:positionV>
                <wp:extent cx="1665514" cy="925195"/>
                <wp:effectExtent l="0" t="0" r="0" b="8255"/>
                <wp:wrapNone/>
                <wp:docPr id="1115724112" name="Rectangle 1115724112"/>
                <wp:cNvGraphicFramePr/>
                <a:graphic xmlns:a="http://schemas.openxmlformats.org/drawingml/2006/main">
                  <a:graphicData uri="http://schemas.microsoft.com/office/word/2010/wordprocessingShape">
                    <wps:wsp>
                      <wps:cNvSpPr/>
                      <wps:spPr>
                        <a:xfrm>
                          <a:off x="0" y="0"/>
                          <a:ext cx="1665514" cy="925195"/>
                        </a:xfrm>
                        <a:prstGeom prst="rect">
                          <a:avLst/>
                        </a:prstGeom>
                        <a:blipFill dpi="0" rotWithShape="1">
                          <a:blip r:embed="rId36">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AB6914D" id="Rectangle 1115724112" o:spid="_x0000_s1026" style="position:absolute;margin-left:202.3pt;margin-top:12.15pt;width:131.15pt;height:72.85pt;z-index:251751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" stroked="f" strokeweight="1pt">
                <v:fill r:id="rId37" o:title="" recolor="t" rotate="t" type="frame"/>
              </v:rect>
            </w:pict>
          </mc:Fallback>
        </mc:AlternateContent>
      </w:r>
      <w:r>
        <w:rPr>
          <w:noProof/>
        </w:rPr>
        <mc:AlternateContent>
          <mc:Choice Requires="wps">
            <w:drawing>
              <wp:anchor distT="0" distB="0" distL="114300" distR="114300" simplePos="0" relativeHeight="251746304" behindDoc="0" locked="0" layoutInCell="1" allowOverlap="1" wp14:anchorId="45BE2B7B" wp14:editId="20851CC3">
                <wp:simplePos x="0" y="0"/>
                <wp:positionH relativeFrom="column">
                  <wp:posOffset>-468087</wp:posOffset>
                </wp:positionH>
                <wp:positionV relativeFrom="paragraph">
                  <wp:posOffset>154577</wp:posOffset>
                </wp:positionV>
                <wp:extent cx="2626179" cy="2319020"/>
                <wp:effectExtent l="0" t="0" r="3175" b="5080"/>
                <wp:wrapNone/>
                <wp:docPr id="1115724106" name="Rectangle 1115724106"/>
                <wp:cNvGraphicFramePr/>
                <a:graphic xmlns:a="http://schemas.openxmlformats.org/drawingml/2006/main">
                  <a:graphicData uri="http://schemas.microsoft.com/office/word/2010/wordprocessingShape">
                    <wps:wsp>
                      <wps:cNvSpPr/>
                      <wps:spPr>
                        <a:xfrm>
                          <a:off x="0" y="0"/>
                          <a:ext cx="2626179" cy="2319020"/>
                        </a:xfrm>
                        <a:prstGeom prst="rect">
                          <a:avLst/>
                        </a:prstGeom>
                        <a:blipFill dpi="0" rotWithShape="1">
                          <a:blip r:embed="rId38">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595DEC" w14:textId="77777777" w:rsidR="001B197E" w:rsidRDefault="001B197E" w:rsidP="001B197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BE2B7B" id="Rectangle 1115724106" o:spid="_x0000_s1032" style="position:absolute;margin-left:-36.85pt;margin-top:12.15pt;width:206.8pt;height:182.6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" stroked="f" strokeweight="1pt">
                <v:fill r:id="rId39" o:title="" recolor="t" rotate="t" type="frame"/>
                <v:textbox>
                  <w:txbxContent>
                    <w:p w14:paraId="61595DEC" w14:textId="77777777" w:rsidR="001B197E" w:rsidRDefault="001B197E" w:rsidP="001B197E">
                      <w:pPr>
                        <w:jc w:val="center"/>
                      </w:pPr>
                    </w:p>
                  </w:txbxContent>
                </v:textbox>
              </v:rect>
            </w:pict>
          </mc:Fallback>
        </mc:AlternateContent>
      </w:r>
    </w:p>
    <w:p w14:paraId="7273FDFF" w14:textId="73BD71C2" w:rsidR="00885492" w:rsidRPr="00885492" w:rsidRDefault="00885492" w:rsidP="00885492"/>
    <w:p w14:paraId="57337D9C" w14:textId="571A0B15" w:rsidR="00885492" w:rsidRPr="00885492" w:rsidRDefault="00885492" w:rsidP="00885492"/>
    <w:p w14:paraId="16CF3C6D" w14:textId="5055E0CE" w:rsidR="00885492" w:rsidRPr="00885492" w:rsidRDefault="00885492" w:rsidP="00885492"/>
    <w:p w14:paraId="3189D08D" w14:textId="6AB5AA59" w:rsidR="00885492" w:rsidRPr="00885492" w:rsidRDefault="00704B40" w:rsidP="00885492">
      <w:r>
        <w:rPr>
          <w:noProof/>
        </w:rPr>
        <mc:AlternateContent>
          <mc:Choice Requires="wps">
            <w:drawing>
              <wp:anchor distT="0" distB="0" distL="114300" distR="114300" simplePos="0" relativeHeight="251752448" behindDoc="0" locked="0" layoutInCell="1" allowOverlap="1" wp14:anchorId="5655044D" wp14:editId="1E5491EE">
                <wp:simplePos x="0" y="0"/>
                <wp:positionH relativeFrom="column">
                  <wp:posOffset>2569030</wp:posOffset>
                </wp:positionH>
                <wp:positionV relativeFrom="paragraph">
                  <wp:posOffset>56606</wp:posOffset>
                </wp:positionV>
                <wp:extent cx="1567542" cy="1208314"/>
                <wp:effectExtent l="0" t="0" r="0" b="0"/>
                <wp:wrapNone/>
                <wp:docPr id="1115724113" name="Rectangle 1115724113"/>
                <wp:cNvGraphicFramePr/>
                <a:graphic xmlns:a="http://schemas.openxmlformats.org/drawingml/2006/main">
                  <a:graphicData uri="http://schemas.microsoft.com/office/word/2010/wordprocessingShape">
                    <wps:wsp>
                      <wps:cNvSpPr/>
                      <wps:spPr>
                        <a:xfrm>
                          <a:off x="0" y="0"/>
                          <a:ext cx="1567542" cy="1208314"/>
                        </a:xfrm>
                        <a:prstGeom prst="rect">
                          <a:avLst/>
                        </a:prstGeom>
                        <a:blipFill dpi="0" rotWithShape="1">
                          <a:blip r:embed="rId40">
                            <a:extLst>
                              <a:ext uri="{28A0092B-C50C-407E-A947-70E740481C1C}">
                                <a14:useLocalDpi xmlns:a14="http://schemas.microsoft.com/office/drawing/2010/main" val="0"/>
                              </a:ext>
                            </a:extLst>
                          </a:blip>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4F39106" id="Rectangle 1115724113" o:spid="_x0000_s1026" style="position:absolute;margin-left:202.3pt;margin-top:4.45pt;width:123.45pt;height:95.1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" stroked="f" strokeweight="1pt">
                <v:fill r:id="rId41" o:title="" recolor="t" rotate="t" type="frame"/>
              </v:rect>
            </w:pict>
          </mc:Fallback>
        </mc:AlternateContent>
      </w:r>
    </w:p>
    <w:p w14:paraId="528AF7B8" w14:textId="13272C45" w:rsidR="00885492" w:rsidRPr="000A135F" w:rsidRDefault="00885492" w:rsidP="00885492"/>
    <w:p w14:paraId="2CC1EECE" w14:textId="66421194" w:rsidR="00885492" w:rsidRPr="00885492" w:rsidRDefault="00885492" w:rsidP="00885492"/>
    <w:p w14:paraId="55DD47DC" w14:textId="03C2DD3E" w:rsidR="00885492" w:rsidRPr="00885492" w:rsidRDefault="003E0502" w:rsidP="00885492">
      <w:r>
        <w:rPr>
          <w:noProof/>
        </w:rPr>
        <mc:AlternateContent>
          <mc:Choice Requires="wps">
            <w:drawing>
              <wp:anchor distT="0" distB="0" distL="114300" distR="114300" simplePos="0" relativeHeight="251722752" behindDoc="0" locked="0" layoutInCell="1" allowOverlap="1" wp14:anchorId="0AB82FDE" wp14:editId="15F574E9">
                <wp:simplePos x="0" y="0"/>
                <wp:positionH relativeFrom="column">
                  <wp:posOffset>2514600</wp:posOffset>
                </wp:positionH>
                <wp:positionV relativeFrom="paragraph">
                  <wp:posOffset>141097</wp:posOffset>
                </wp:positionV>
                <wp:extent cx="3512820" cy="0"/>
                <wp:effectExtent l="0" t="0" r="0" b="0"/>
                <wp:wrapNone/>
                <wp:docPr id="59" name="Straight Connector 59"/>
                <wp:cNvGraphicFramePr/>
                <a:graphic xmlns:a="http://schemas.openxmlformats.org/drawingml/2006/main">
                  <a:graphicData uri="http://schemas.microsoft.com/office/word/2010/wordprocessingShape">
                    <wps:wsp>
                      <wps:cNvCnPr/>
                      <wps:spPr>
                        <a:xfrm>
                          <a:off x="0" y="0"/>
                          <a:ext cx="3512820" cy="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6269DD13" id="Straight Connector 59" o:spid="_x0000_s1026" style="position:absolute;z-index:251722752;visibility:visible;mso-wrap-style:square;mso-wrap-distance-left:9pt;mso-wrap-distance-top:0;mso-wrap-distance-right:9pt;mso-wrap-distance-bottom:0;mso-position-horizontal:absolute;mso-position-horizontal-relative:text;mso-position-vertical:absolute;mso-position-vertical-relative:text" from="198pt,11.1pt" to="474.6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" strokecolor="#029676 [3207]">
                <v:stroke dashstyle="dash"/>
              </v:line>
            </w:pict>
          </mc:Fallback>
        </mc:AlternateContent>
      </w:r>
    </w:p>
    <w:p w14:paraId="0CA2EC7C" w14:textId="615C1010" w:rsidR="00885492" w:rsidRPr="00885492" w:rsidRDefault="003E0502" w:rsidP="00885492">
      <w:pPr>
        <w:jc w:val="center"/>
      </w:pPr>
      <w:r>
        <w:rPr>
          <w:noProof/>
        </w:rPr>
        <mc:AlternateContent>
          <mc:Choice Requires="wps">
            <w:drawing>
              <wp:anchor distT="0" distB="0" distL="114300" distR="114300" simplePos="0" relativeHeight="251723776" behindDoc="0" locked="0" layoutInCell="1" allowOverlap="1" wp14:anchorId="1AC85B5C" wp14:editId="10DC74E6">
                <wp:simplePos x="0" y="0"/>
                <wp:positionH relativeFrom="column">
                  <wp:posOffset>6391655</wp:posOffset>
                </wp:positionH>
                <wp:positionV relativeFrom="paragraph">
                  <wp:posOffset>965454</wp:posOffset>
                </wp:positionV>
                <wp:extent cx="3112135" cy="0"/>
                <wp:effectExtent l="0" t="0" r="0" b="0"/>
                <wp:wrapNone/>
                <wp:docPr id="60" name="Straight Connector 60"/>
                <wp:cNvGraphicFramePr/>
                <a:graphic xmlns:a="http://schemas.openxmlformats.org/drawingml/2006/main">
                  <a:graphicData uri="http://schemas.microsoft.com/office/word/2010/wordprocessingShape">
                    <wps:wsp>
                      <wps:cNvCnPr/>
                      <wps:spPr>
                        <a:xfrm>
                          <a:off x="0" y="0"/>
                          <a:ext cx="3112135" cy="0"/>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4A0B9B57" id="Straight Connector 60" o:spid="_x0000_s1026" style="position:absolute;z-index:251723776;visibility:visible;mso-wrap-style:square;mso-wrap-distance-left:9pt;mso-wrap-distance-top:0;mso-wrap-distance-right:9pt;mso-wrap-distance-bottom:0;mso-position-horizontal:absolute;mso-position-horizontal-relative:text;mso-position-vertical:absolute;mso-position-vertical-relative:text" from="503.3pt,76pt" to="748.35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" strokecolor="#0989b1 [3209]">
                <v:stroke dashstyle="dash"/>
              </v:line>
            </w:pict>
          </mc:Fallback>
        </mc:AlternateContent>
      </w:r>
    </w:p>
    <w:p w14:paraId="62C5754E" w14:textId="70C1A9E9" w:rsidR="00885492" w:rsidRPr="00885492" w:rsidRDefault="00630BD4" w:rsidP="00885492">
      <w:r>
        <w:rPr>
          <w:rFonts w:ascii="Times New Roman" w:eastAsia="Times New Roman" w:hAnsi="Times New Roman" w:cs="Times New Roman"/>
          <w:noProof/>
          <w:sz w:val="32"/>
          <w:szCs w:val="32"/>
        </w:rPr>
        <w:drawing>
          <wp:anchor distT="0" distB="0" distL="114300" distR="114300" simplePos="0" relativeHeight="251757568" behindDoc="0" locked="0" layoutInCell="1" allowOverlap="1" wp14:anchorId="50A03818" wp14:editId="27099F58">
            <wp:simplePos x="0" y="0"/>
            <wp:positionH relativeFrom="column">
              <wp:posOffset>5725795</wp:posOffset>
            </wp:positionH>
            <wp:positionV relativeFrom="paragraph">
              <wp:posOffset>1499870</wp:posOffset>
            </wp:positionV>
            <wp:extent cx="3629660" cy="2659380"/>
            <wp:effectExtent l="0" t="19050" r="0" b="26670"/>
            <wp:wrapThrough wrapText="bothSides">
              <wp:wrapPolygon edited="0">
                <wp:start x="10997" y="-155"/>
                <wp:lineTo x="2041" y="155"/>
                <wp:lineTo x="2267" y="13926"/>
                <wp:lineTo x="5668" y="14854"/>
                <wp:lineTo x="2267" y="15009"/>
                <wp:lineTo x="2267" y="21662"/>
                <wp:lineTo x="19386" y="21662"/>
                <wp:lineTo x="19612" y="15009"/>
                <wp:lineTo x="14964" y="14854"/>
                <wp:lineTo x="19386" y="13616"/>
                <wp:lineTo x="19386" y="-155"/>
                <wp:lineTo x="10997" y="-155"/>
              </wp:wrapPolygon>
            </wp:wrapThrough>
            <wp:docPr id="1115724117" name="Diagram 11157241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14:sizeRelH relativeFrom="margin">
              <wp14:pctWidth>0</wp14:pctWidth>
            </wp14:sizeRelH>
            <wp14:sizeRelV relativeFrom="margin">
              <wp14:pctHeight>0</wp14:pctHeight>
            </wp14:sizeRelV>
          </wp:anchor>
        </w:drawing>
      </w:r>
      <w:r w:rsidRPr="005027F5">
        <w:rPr>
          <w:rFonts w:ascii="BJ Book" w:eastAsia="Calibri" w:hAnsi="BJ Book" w:cs="Times New Roman"/>
          <w:noProof/>
          <w:kern w:val="0"/>
          <w:sz w:val="96"/>
          <w:szCs w:val="96"/>
          <w14:ligatures w14:val="none"/>
        </w:rPr>
        <mc:AlternateContent>
          <mc:Choice Requires="wps">
            <w:drawing>
              <wp:anchor distT="0" distB="0" distL="114300" distR="114300" simplePos="0" relativeHeight="251743232" behindDoc="0" locked="0" layoutInCell="1" allowOverlap="1" wp14:anchorId="2FA24DBA" wp14:editId="45D84814">
                <wp:simplePos x="0" y="0"/>
                <wp:positionH relativeFrom="column">
                  <wp:posOffset>957670</wp:posOffset>
                </wp:positionH>
                <wp:positionV relativeFrom="paragraph">
                  <wp:posOffset>367030</wp:posOffset>
                </wp:positionV>
                <wp:extent cx="4451350" cy="466725"/>
                <wp:effectExtent l="95250" t="57150" r="25400" b="66675"/>
                <wp:wrapThrough wrapText="bothSides">
                  <wp:wrapPolygon edited="0">
                    <wp:start x="-185" y="-2645"/>
                    <wp:lineTo x="-462" y="-1763"/>
                    <wp:lineTo x="-462" y="21159"/>
                    <wp:lineTo x="-370" y="23804"/>
                    <wp:lineTo x="21538" y="23804"/>
                    <wp:lineTo x="21631" y="13224"/>
                    <wp:lineTo x="21631" y="12343"/>
                    <wp:lineTo x="21353" y="-882"/>
                    <wp:lineTo x="21353" y="-2645"/>
                    <wp:lineTo x="-185" y="-2645"/>
                  </wp:wrapPolygon>
                </wp:wrapThrough>
                <wp:docPr id="1115724102" name="Round Same Side Corner Rectangle 1115724102"/>
                <wp:cNvGraphicFramePr/>
                <a:graphic xmlns:a="http://schemas.openxmlformats.org/drawingml/2006/main">
                  <a:graphicData uri="http://schemas.microsoft.com/office/word/2010/wordprocessingShape">
                    <wps:wsp>
                      <wps:cNvSpPr/>
                      <wps:spPr>
                        <a:xfrm>
                          <a:off x="0" y="0"/>
                          <a:ext cx="4451350" cy="466725"/>
                        </a:xfrm>
                        <a:prstGeom prst="round2SameRect">
                          <a:avLst/>
                        </a:prstGeom>
                        <a:solidFill>
                          <a:srgbClr val="EF9FE0"/>
                        </a:solidFill>
                        <a:ln w="12700" cap="flat" cmpd="sng" algn="ctr">
                          <a:noFill/>
                          <a:prstDash val="solid"/>
                          <a:miter lim="800000"/>
                        </a:ln>
                        <a:effectLst>
                          <a:outerShdw blurRad="50800" dist="38100" dir="10800000" algn="r" rotWithShape="0">
                            <a:prstClr val="black">
                              <a:alpha val="40000"/>
                            </a:prstClr>
                          </a:outerShdw>
                        </a:effectLst>
                      </wps:spPr>
                      <wps:txbx>
                        <w:txbxContent>
                          <w:p w14:paraId="5C49CF2A" w14:textId="77777777" w:rsidR="005027F5" w:rsidRPr="005027F5" w:rsidRDefault="005027F5" w:rsidP="005027F5">
                            <w:pPr>
                              <w:jc w:val="center"/>
                              <w:rPr>
                                <w:rFonts w:ascii="Times New Roman" w:hAnsi="Times New Roman" w:cs="Times New Roman"/>
                                <w:b/>
                                <w:color w:val="044458" w:themeColor="accent6" w:themeShade="80"/>
                                <w:sz w:val="40"/>
                                <w:szCs w:val="40"/>
                              </w:rPr>
                            </w:pPr>
                            <w:r w:rsidRPr="005027F5">
                              <w:rPr>
                                <w:rFonts w:ascii="Times New Roman" w:hAnsi="Times New Roman" w:cs="Times New Roman"/>
                                <w:b/>
                                <w:color w:val="044458" w:themeColor="accent6" w:themeShade="80"/>
                                <w:sz w:val="40"/>
                                <w:szCs w:val="40"/>
                              </w:rPr>
                              <w:t>Importance of Consumer Behaviour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24DBA" id="Round Same Side Corner Rectangle 1115724102" o:spid="_x0000_s1033" style="position:absolute;margin-left:75.4pt;margin-top:28.9pt;width:350.5pt;height:36.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451350,4667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" adj="-11796480,,5400" path="m77789,l4373561,v42962,,77789,34827,77789,77789l4451350,466725r,l,466725r,l,77789c,34827,34827,,77789,xe" fillcolor="#ef9fe0" stroked="f" strokeweight="1pt">
                <v:stroke joinstyle="miter"/>
                <v:shadow on="t" color="black" opacity="26214f" origin=".5" offset="-3pt,0"/>
                <v:formulas/>
                <v:path arrowok="t" o:connecttype="custom" o:connectlocs="77789,0;4373561,0;4451350,77789;4451350,466725;4451350,466725;0,466725;0,466725;0,77789;77789,0" o:connectangles="0,0,0,0,0,0,0,0,0" textboxrect="0,0,4451350,466725"/>
                <v:textbox>
                  <w:txbxContent>
                    <w:p w14:paraId="5C49CF2A" w14:textId="77777777" w:rsidR="005027F5" w:rsidRPr="005027F5" w:rsidRDefault="005027F5" w:rsidP="005027F5">
                      <w:pPr>
                        <w:jc w:val="center"/>
                        <w:rPr>
                          <w:rFonts w:ascii="Times New Roman" w:hAnsi="Times New Roman" w:cs="Times New Roman"/>
                          <w:b/>
                          <w:color w:val="044458" w:themeColor="accent6" w:themeShade="80"/>
                          <w:sz w:val="40"/>
                          <w:szCs w:val="40"/>
                        </w:rPr>
                      </w:pPr>
                      <w:r w:rsidRPr="005027F5">
                        <w:rPr>
                          <w:rFonts w:ascii="Times New Roman" w:hAnsi="Times New Roman" w:cs="Times New Roman"/>
                          <w:b/>
                          <w:color w:val="044458" w:themeColor="accent6" w:themeShade="80"/>
                          <w:sz w:val="40"/>
                          <w:szCs w:val="40"/>
                        </w:rPr>
                        <w:t>Importance of Consumer Behaviour</w:t>
                      </w:r>
                    </w:p>
                  </w:txbxContent>
                </v:textbox>
                <w10:wrap type="through"/>
              </v:shape>
            </w:pict>
          </mc:Fallback>
        </mc:AlternateContent>
      </w:r>
      <w:r w:rsidRPr="00630BD4">
        <w:rPr>
          <w:rFonts w:ascii="BJ Book" w:eastAsia="Calibri" w:hAnsi="BJ Book" w:cs="Times New Roman"/>
          <w:noProof/>
          <w:color w:val="FFFF00"/>
          <w:kern w:val="0"/>
          <w:sz w:val="96"/>
          <w:szCs w:val="96"/>
          <w14:ligatures w14:val="none"/>
        </w:rPr>
        <w:drawing>
          <wp:anchor distT="0" distB="0" distL="114300" distR="114300" simplePos="0" relativeHeight="251755520" behindDoc="0" locked="0" layoutInCell="1" allowOverlap="1" wp14:anchorId="3F1E0498" wp14:editId="5B318622">
            <wp:simplePos x="0" y="0"/>
            <wp:positionH relativeFrom="column">
              <wp:posOffset>5938792</wp:posOffset>
            </wp:positionH>
            <wp:positionV relativeFrom="paragraph">
              <wp:posOffset>749390</wp:posOffset>
            </wp:positionV>
            <wp:extent cx="3561080" cy="548005"/>
            <wp:effectExtent l="0" t="0" r="1270" b="4445"/>
            <wp:wrapThrough wrapText="bothSides">
              <wp:wrapPolygon edited="0">
                <wp:start x="0" y="0"/>
                <wp:lineTo x="0" y="21024"/>
                <wp:lineTo x="21492" y="21024"/>
                <wp:lineTo x="21492" y="0"/>
                <wp:lineTo x="0" y="0"/>
              </wp:wrapPolygon>
            </wp:wrapThrough>
            <wp:docPr id="1115724116" name="Picture 1115724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61080" cy="548005"/>
                    </a:xfrm>
                    <a:prstGeom prst="rect">
                      <a:avLst/>
                    </a:prstGeom>
                    <a:noFill/>
                  </pic:spPr>
                </pic:pic>
              </a:graphicData>
            </a:graphic>
            <wp14:sizeRelH relativeFrom="margin">
              <wp14:pctWidth>0</wp14:pctWidth>
            </wp14:sizeRelH>
            <wp14:sizeRelV relativeFrom="margin">
              <wp14:pctHeight>0</wp14:pctHeight>
            </wp14:sizeRelV>
          </wp:anchor>
        </w:drawing>
      </w:r>
      <w:r w:rsidRPr="00317C03">
        <w:rPr>
          <w:rFonts w:ascii="BJ Book" w:eastAsia="Calibri" w:hAnsi="BJ Book" w:cs="Times New Roman"/>
          <w:noProof/>
          <w:kern w:val="0"/>
          <w:sz w:val="96"/>
          <w:szCs w:val="96"/>
          <w14:ligatures w14:val="none"/>
        </w:rPr>
        <mc:AlternateContent>
          <mc:Choice Requires="wps">
            <w:drawing>
              <wp:anchor distT="0" distB="0" distL="114300" distR="114300" simplePos="0" relativeHeight="251734016" behindDoc="0" locked="0" layoutInCell="1" allowOverlap="1" wp14:anchorId="74BC43C2" wp14:editId="3F8AC13A">
                <wp:simplePos x="0" y="0"/>
                <wp:positionH relativeFrom="column">
                  <wp:posOffset>-5431971</wp:posOffset>
                </wp:positionH>
                <wp:positionV relativeFrom="paragraph">
                  <wp:posOffset>749481</wp:posOffset>
                </wp:positionV>
                <wp:extent cx="14990898" cy="4158343"/>
                <wp:effectExtent l="0" t="0" r="1905" b="0"/>
                <wp:wrapNone/>
                <wp:docPr id="1115724096" name="Rectangle 1115724096"/>
                <wp:cNvGraphicFramePr/>
                <a:graphic xmlns:a="http://schemas.openxmlformats.org/drawingml/2006/main">
                  <a:graphicData uri="http://schemas.microsoft.com/office/word/2010/wordprocessingShape">
                    <wps:wsp>
                      <wps:cNvSpPr/>
                      <wps:spPr>
                        <a:xfrm>
                          <a:off x="0" y="0"/>
                          <a:ext cx="14990898" cy="4158343"/>
                        </a:xfrm>
                        <a:prstGeom prst="rect">
                          <a:avLst/>
                        </a:prstGeom>
                        <a:gradFill flip="none" rotWithShape="1">
                          <a:gsLst>
                            <a:gs pos="0">
                              <a:srgbClr val="EA1671">
                                <a:tint val="66000"/>
                                <a:satMod val="160000"/>
                              </a:srgbClr>
                            </a:gs>
                            <a:gs pos="50000">
                              <a:srgbClr val="EA1671">
                                <a:tint val="44500"/>
                                <a:satMod val="160000"/>
                              </a:srgbClr>
                            </a:gs>
                            <a:gs pos="100000">
                              <a:srgbClr val="EA1671">
                                <a:tint val="23500"/>
                                <a:satMod val="160000"/>
                              </a:srgbClr>
                            </a:gs>
                          </a:gsLst>
                          <a:lin ang="16200000" scaled="1"/>
                          <a:tileRect/>
                        </a:gra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5B50" id="Rectangle 1115724096" o:spid="_x0000_s1026" style="position:absolute;margin-left:-427.7pt;margin-top:59pt;width:1180.4pt;height:327.4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" fillcolor="#ff86a6" stroked="f" strokeweight="1pt">
                <v:fill color2="#ffdce3" rotate="t" angle="180" colors="0 #ff86a6;.5 #ffb6c7;1 #ffdce3" focus="100%" type="gradient"/>
              </v:rect>
            </w:pict>
          </mc:Fallback>
        </mc:AlternateContent>
      </w:r>
      <w:r>
        <w:rPr>
          <w:rFonts w:ascii="BJ Book" w:eastAsia="Calibri" w:hAnsi="BJ Book" w:cs="Times New Roman"/>
          <w:noProof/>
          <w:kern w:val="0"/>
          <w:sz w:val="96"/>
          <w:szCs w:val="96"/>
        </w:rPr>
        <mc:AlternateContent>
          <mc:Choice Requires="wps">
            <w:drawing>
              <wp:anchor distT="0" distB="0" distL="114300" distR="114300" simplePos="0" relativeHeight="251741184" behindDoc="0" locked="0" layoutInCell="1" allowOverlap="1" wp14:anchorId="7851FC34" wp14:editId="099DEFD5">
                <wp:simplePos x="0" y="0"/>
                <wp:positionH relativeFrom="column">
                  <wp:posOffset>-1121228</wp:posOffset>
                </wp:positionH>
                <wp:positionV relativeFrom="paragraph">
                  <wp:posOffset>3851910</wp:posOffset>
                </wp:positionV>
                <wp:extent cx="3450772" cy="642529"/>
                <wp:effectExtent l="0" t="0" r="35560" b="24765"/>
                <wp:wrapNone/>
                <wp:docPr id="1115724101" name="Pentagon 1115724101"/>
                <wp:cNvGraphicFramePr/>
                <a:graphic xmlns:a="http://schemas.openxmlformats.org/drawingml/2006/main">
                  <a:graphicData uri="http://schemas.microsoft.com/office/word/2010/wordprocessingShape">
                    <wps:wsp>
                      <wps:cNvSpPr/>
                      <wps:spPr>
                        <a:xfrm>
                          <a:off x="0" y="0"/>
                          <a:ext cx="3450772" cy="642529"/>
                        </a:xfrm>
                        <a:prstGeom prst="homePlate">
                          <a:avLst/>
                        </a:prstGeom>
                        <a:solidFill>
                          <a:schemeClr val="tx1"/>
                        </a:solidFill>
                        <a:ln w="12700" cap="flat" cmpd="sng" algn="ctr">
                          <a:solidFill>
                            <a:srgbClr val="549E39">
                              <a:shade val="50000"/>
                            </a:srgbClr>
                          </a:solidFill>
                          <a:prstDash val="solid"/>
                          <a:miter lim="800000"/>
                        </a:ln>
                        <a:effectLst/>
                      </wps:spPr>
                      <wps:txbx>
                        <w:txbxContent>
                          <w:p w14:paraId="22C73AA2" w14:textId="356DF666" w:rsidR="00630BD4" w:rsidRPr="00630BD4" w:rsidRDefault="00630BD4" w:rsidP="00630BD4">
                            <w:pPr>
                              <w:jc w:val="center"/>
                              <w:rPr>
                                <w:rFonts w:ascii="Times New Roman" w:hAnsi="Times New Roman" w:cs="Times New Roman"/>
                                <w:b/>
                                <w:sz w:val="40"/>
                                <w:szCs w:val="40"/>
                              </w:rPr>
                            </w:pPr>
                            <w:r w:rsidRPr="00630BD4">
                              <w:rPr>
                                <w:rFonts w:ascii="Times New Roman" w:hAnsi="Times New Roman" w:cs="Times New Roman"/>
                                <w:b/>
                                <w:sz w:val="40"/>
                                <w:szCs w:val="40"/>
                              </w:rPr>
                              <w:t>Inventory Planning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51FC34"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115724101" o:spid="_x0000_s1034" type="#_x0000_t15" style="position:absolute;margin-left:-88.3pt;margin-top:303.3pt;width:271.7pt;height:50.6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" adj="19589" fillcolor="black [3213]" strokecolor="#3b7327" strokeweight="1pt">
                <v:textbox>
                  <w:txbxContent>
                    <w:p w14:paraId="22C73AA2" w14:textId="356DF666" w:rsidR="00630BD4" w:rsidRPr="00630BD4" w:rsidRDefault="00630BD4" w:rsidP="00630BD4">
                      <w:pPr>
                        <w:jc w:val="center"/>
                        <w:rPr>
                          <w:rFonts w:ascii="Times New Roman" w:hAnsi="Times New Roman" w:cs="Times New Roman"/>
                          <w:b/>
                          <w:sz w:val="40"/>
                          <w:szCs w:val="40"/>
                        </w:rPr>
                      </w:pPr>
                      <w:r w:rsidRPr="00630BD4">
                        <w:rPr>
                          <w:rFonts w:ascii="Times New Roman" w:hAnsi="Times New Roman" w:cs="Times New Roman"/>
                          <w:b/>
                          <w:sz w:val="40"/>
                          <w:szCs w:val="40"/>
                        </w:rPr>
                        <w:t>Inventory Planning</w:t>
                      </w:r>
                    </w:p>
                  </w:txbxContent>
                </v:textbox>
              </v:shape>
            </w:pict>
          </mc:Fallback>
        </mc:AlternateContent>
      </w:r>
      <w:r>
        <w:rPr>
          <w:rFonts w:ascii="BJ Book" w:eastAsia="Calibri" w:hAnsi="BJ Book" w:cs="Times New Roman"/>
          <w:noProof/>
          <w:kern w:val="0"/>
          <w:sz w:val="96"/>
          <w:szCs w:val="96"/>
        </w:rPr>
        <mc:AlternateContent>
          <mc:Choice Requires="wps">
            <w:drawing>
              <wp:anchor distT="0" distB="0" distL="114300" distR="114300" simplePos="0" relativeHeight="251739136" behindDoc="0" locked="0" layoutInCell="1" allowOverlap="1" wp14:anchorId="68E47C87" wp14:editId="43E99FCB">
                <wp:simplePos x="0" y="0"/>
                <wp:positionH relativeFrom="column">
                  <wp:posOffset>-1121228</wp:posOffset>
                </wp:positionH>
                <wp:positionV relativeFrom="paragraph">
                  <wp:posOffset>2948396</wp:posOffset>
                </wp:positionV>
                <wp:extent cx="4186646" cy="577215"/>
                <wp:effectExtent l="0" t="0" r="42545" b="13335"/>
                <wp:wrapNone/>
                <wp:docPr id="1115724100" name="Pentagon 1115724100"/>
                <wp:cNvGraphicFramePr/>
                <a:graphic xmlns:a="http://schemas.openxmlformats.org/drawingml/2006/main">
                  <a:graphicData uri="http://schemas.microsoft.com/office/word/2010/wordprocessingShape">
                    <wps:wsp>
                      <wps:cNvSpPr/>
                      <wps:spPr>
                        <a:xfrm>
                          <a:off x="0" y="0"/>
                          <a:ext cx="4186646" cy="577215"/>
                        </a:xfrm>
                        <a:prstGeom prst="homePlate">
                          <a:avLst/>
                        </a:prstGeom>
                        <a:solidFill>
                          <a:schemeClr val="tx1"/>
                        </a:solidFill>
                        <a:ln w="12700" cap="flat" cmpd="sng" algn="ctr">
                          <a:solidFill>
                            <a:schemeClr val="accent6">
                              <a:lumMod val="75000"/>
                            </a:schemeClr>
                          </a:solidFill>
                          <a:prstDash val="solid"/>
                          <a:miter lim="800000"/>
                        </a:ln>
                        <a:effectLst/>
                      </wps:spPr>
                      <wps:txbx>
                        <w:txbxContent>
                          <w:p w14:paraId="6672D734" w14:textId="14DECC64" w:rsidR="00630BD4" w:rsidRPr="00630BD4" w:rsidRDefault="00630BD4" w:rsidP="00630BD4">
                            <w:pPr>
                              <w:jc w:val="center"/>
                              <w:rPr>
                                <w:rFonts w:ascii="Times New Roman" w:hAnsi="Times New Roman" w:cs="Times New Roman"/>
                                <w:b/>
                                <w:sz w:val="40"/>
                                <w:szCs w:val="40"/>
                              </w:rPr>
                            </w:pPr>
                            <w:r w:rsidRPr="00630BD4">
                              <w:rPr>
                                <w:rFonts w:ascii="Times New Roman" w:hAnsi="Times New Roman" w:cs="Times New Roman"/>
                                <w:b/>
                                <w:sz w:val="40"/>
                                <w:szCs w:val="40"/>
                              </w:rPr>
                              <w:t>Customer loyalty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8E47C87" id="Pentagon 1115724100" o:spid="_x0000_s1035" type="#_x0000_t15" style="position:absolute;margin-left:-88.3pt;margin-top:232.15pt;width:329.65pt;height:45.4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" adj="20111" fillcolor="black [3213]" strokecolor="#066684 [2409]" strokeweight="1pt">
                <v:textbox>
                  <w:txbxContent>
                    <w:p w14:paraId="6672D734" w14:textId="14DECC64" w:rsidR="00630BD4" w:rsidRPr="00630BD4" w:rsidRDefault="00630BD4" w:rsidP="00630BD4">
                      <w:pPr>
                        <w:jc w:val="center"/>
                        <w:rPr>
                          <w:rFonts w:ascii="Times New Roman" w:hAnsi="Times New Roman" w:cs="Times New Roman"/>
                          <w:b/>
                          <w:sz w:val="40"/>
                          <w:szCs w:val="40"/>
                        </w:rPr>
                      </w:pPr>
                      <w:r w:rsidRPr="00630BD4">
                        <w:rPr>
                          <w:rFonts w:ascii="Times New Roman" w:hAnsi="Times New Roman" w:cs="Times New Roman"/>
                          <w:b/>
                          <w:sz w:val="40"/>
                          <w:szCs w:val="40"/>
                        </w:rPr>
                        <w:t>Customer loyalty</w:t>
                      </w:r>
                    </w:p>
                  </w:txbxContent>
                </v:textbox>
              </v:shape>
            </w:pict>
          </mc:Fallback>
        </mc:AlternateContent>
      </w:r>
      <w:r>
        <w:rPr>
          <w:rFonts w:ascii="BJ Book" w:eastAsia="Calibri" w:hAnsi="BJ Book" w:cs="Times New Roman"/>
          <w:noProof/>
          <w:kern w:val="0"/>
          <w:sz w:val="96"/>
          <w:szCs w:val="96"/>
        </w:rPr>
        <mc:AlternateContent>
          <mc:Choice Requires="wps">
            <w:drawing>
              <wp:anchor distT="0" distB="0" distL="114300" distR="114300" simplePos="0" relativeHeight="251737088" behindDoc="0" locked="0" layoutInCell="1" allowOverlap="1" wp14:anchorId="562A8A99" wp14:editId="7C683EAC">
                <wp:simplePos x="0" y="0"/>
                <wp:positionH relativeFrom="column">
                  <wp:posOffset>-1230086</wp:posOffset>
                </wp:positionH>
                <wp:positionV relativeFrom="paragraph">
                  <wp:posOffset>1859824</wp:posOffset>
                </wp:positionV>
                <wp:extent cx="5148943" cy="577215"/>
                <wp:effectExtent l="0" t="0" r="33020" b="13335"/>
                <wp:wrapNone/>
                <wp:docPr id="1115724099" name="Pentagon 1115724099"/>
                <wp:cNvGraphicFramePr/>
                <a:graphic xmlns:a="http://schemas.openxmlformats.org/drawingml/2006/main">
                  <a:graphicData uri="http://schemas.microsoft.com/office/word/2010/wordprocessingShape">
                    <wps:wsp>
                      <wps:cNvSpPr/>
                      <wps:spPr>
                        <a:xfrm>
                          <a:off x="0" y="0"/>
                          <a:ext cx="5148943" cy="577215"/>
                        </a:xfrm>
                        <a:prstGeom prst="homePlate">
                          <a:avLst/>
                        </a:prstGeom>
                        <a:solidFill>
                          <a:schemeClr val="tx1"/>
                        </a:solidFill>
                        <a:ln w="12700" cap="flat" cmpd="sng" algn="ctr">
                          <a:solidFill>
                            <a:srgbClr val="549E39">
                              <a:shade val="50000"/>
                            </a:srgbClr>
                          </a:solidFill>
                          <a:prstDash val="solid"/>
                          <a:miter lim="800000"/>
                        </a:ln>
                        <a:effectLst/>
                      </wps:spPr>
                      <wps:txbx>
                        <w:txbxContent>
                          <w:p w14:paraId="6B649BD1" w14:textId="3D6ADAD6" w:rsidR="00630BD4" w:rsidRPr="00630BD4" w:rsidRDefault="00630BD4" w:rsidP="00630BD4">
                            <w:pPr>
                              <w:jc w:val="center"/>
                              <w:rPr>
                                <w:rFonts w:ascii="Times New Roman" w:hAnsi="Times New Roman" w:cs="Times New Roman"/>
                                <w:b/>
                                <w:sz w:val="40"/>
                                <w:szCs w:val="40"/>
                              </w:rPr>
                            </w:pPr>
                            <w:r w:rsidRPr="00630BD4">
                              <w:rPr>
                                <w:rFonts w:ascii="Times New Roman" w:hAnsi="Times New Roman" w:cs="Times New Roman"/>
                                <w:b/>
                                <w:sz w:val="40"/>
                                <w:szCs w:val="40"/>
                              </w:rPr>
                              <w:t>Reating 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62A8A99" id="Pentagon 1115724099" o:spid="_x0000_s1036" type="#_x0000_t15" style="position:absolute;margin-left:-96.85pt;margin-top:146.45pt;width:405.45pt;height:45.4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" adj="20389" fillcolor="black [3213]" strokecolor="#3b7327" strokeweight="1pt">
                <v:textbox>
                  <w:txbxContent>
                    <w:p w14:paraId="6B649BD1" w14:textId="3D6ADAD6" w:rsidR="00630BD4" w:rsidRPr="00630BD4" w:rsidRDefault="00630BD4" w:rsidP="00630BD4">
                      <w:pPr>
                        <w:jc w:val="center"/>
                        <w:rPr>
                          <w:rFonts w:ascii="Times New Roman" w:hAnsi="Times New Roman" w:cs="Times New Roman"/>
                          <w:b/>
                          <w:sz w:val="40"/>
                          <w:szCs w:val="40"/>
                        </w:rPr>
                      </w:pPr>
                      <w:r w:rsidRPr="00630BD4">
                        <w:rPr>
                          <w:rFonts w:ascii="Times New Roman" w:hAnsi="Times New Roman" w:cs="Times New Roman"/>
                          <w:b/>
                          <w:sz w:val="40"/>
                          <w:szCs w:val="40"/>
                        </w:rPr>
                        <w:t>Reating Customers</w:t>
                      </w:r>
                    </w:p>
                  </w:txbxContent>
                </v:textbox>
              </v:shape>
            </w:pict>
          </mc:Fallback>
        </mc:AlternateContent>
      </w:r>
      <w:r>
        <w:rPr>
          <w:rFonts w:ascii="BJ Book" w:eastAsia="Calibri" w:hAnsi="BJ Book" w:cs="Times New Roman"/>
          <w:noProof/>
          <w:kern w:val="0"/>
          <w:sz w:val="96"/>
          <w:szCs w:val="96"/>
        </w:rPr>
        <mc:AlternateContent>
          <mc:Choice Requires="wps">
            <w:drawing>
              <wp:anchor distT="0" distB="0" distL="114300" distR="114300" simplePos="0" relativeHeight="251735040" behindDoc="0" locked="0" layoutInCell="1" allowOverlap="1" wp14:anchorId="2FA6DD6C" wp14:editId="609486DC">
                <wp:simplePos x="0" y="0"/>
                <wp:positionH relativeFrom="column">
                  <wp:posOffset>-1121229</wp:posOffset>
                </wp:positionH>
                <wp:positionV relativeFrom="paragraph">
                  <wp:posOffset>1021624</wp:posOffset>
                </wp:positionV>
                <wp:extent cx="5671458" cy="577215"/>
                <wp:effectExtent l="0" t="0" r="43815" b="13335"/>
                <wp:wrapNone/>
                <wp:docPr id="1115724098" name="Pentagon 1115724098"/>
                <wp:cNvGraphicFramePr/>
                <a:graphic xmlns:a="http://schemas.openxmlformats.org/drawingml/2006/main">
                  <a:graphicData uri="http://schemas.microsoft.com/office/word/2010/wordprocessingShape">
                    <wps:wsp>
                      <wps:cNvSpPr/>
                      <wps:spPr>
                        <a:xfrm>
                          <a:off x="0" y="0"/>
                          <a:ext cx="5671458" cy="577215"/>
                        </a:xfrm>
                        <a:prstGeom prst="homePlate">
                          <a:avLst/>
                        </a:prstGeom>
                        <a:solidFill>
                          <a:schemeClr val="tx1"/>
                        </a:solidFill>
                      </wps:spPr>
                      <wps:style>
                        <a:lnRef idx="2">
                          <a:schemeClr val="accent1">
                            <a:shade val="50000"/>
                          </a:schemeClr>
                        </a:lnRef>
                        <a:fillRef idx="1">
                          <a:schemeClr val="accent1"/>
                        </a:fillRef>
                        <a:effectRef idx="0">
                          <a:schemeClr val="accent1"/>
                        </a:effectRef>
                        <a:fontRef idx="minor">
                          <a:schemeClr val="lt1"/>
                        </a:fontRef>
                      </wps:style>
                      <wps:txbx>
                        <w:txbxContent>
                          <w:p w14:paraId="452983F4" w14:textId="6463F960" w:rsidR="00630BD4" w:rsidRPr="00630BD4" w:rsidRDefault="00630BD4" w:rsidP="00630BD4">
                            <w:pPr>
                              <w:jc w:val="center"/>
                              <w:rPr>
                                <w:rFonts w:ascii="Times New Roman" w:hAnsi="Times New Roman" w:cs="Times New Roman"/>
                                <w:b/>
                                <w:sz w:val="40"/>
                                <w:szCs w:val="40"/>
                              </w:rPr>
                            </w:pPr>
                            <w:r w:rsidRPr="00630BD4">
                              <w:rPr>
                                <w:rFonts w:ascii="Times New Roman" w:hAnsi="Times New Roman" w:cs="Times New Roman"/>
                                <w:b/>
                                <w:sz w:val="40"/>
                                <w:szCs w:val="40"/>
                              </w:rPr>
                              <w:t>Differentiation of the Consumer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FA6DD6C" id="Pentagon 1115724098" o:spid="_x0000_s1037" type="#_x0000_t15" style="position:absolute;margin-left:-88.3pt;margin-top:80.45pt;width:446.55pt;height:45.4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" adj="20501" fillcolor="black [3213]" strokecolor="#294e1c [1604]" strokeweight="1pt">
                <v:textbox>
                  <w:txbxContent>
                    <w:p w14:paraId="452983F4" w14:textId="6463F960" w:rsidR="00630BD4" w:rsidRPr="00630BD4" w:rsidRDefault="00630BD4" w:rsidP="00630BD4">
                      <w:pPr>
                        <w:jc w:val="center"/>
                        <w:rPr>
                          <w:rFonts w:ascii="Times New Roman" w:hAnsi="Times New Roman" w:cs="Times New Roman"/>
                          <w:b/>
                          <w:sz w:val="40"/>
                          <w:szCs w:val="40"/>
                        </w:rPr>
                      </w:pPr>
                      <w:r w:rsidRPr="00630BD4">
                        <w:rPr>
                          <w:rFonts w:ascii="Times New Roman" w:hAnsi="Times New Roman" w:cs="Times New Roman"/>
                          <w:b/>
                          <w:sz w:val="40"/>
                          <w:szCs w:val="40"/>
                        </w:rPr>
                        <w:t>Differentiation of the Consumer</w:t>
                      </w:r>
                    </w:p>
                  </w:txbxContent>
                </v:textbox>
              </v:shape>
            </w:pict>
          </mc:Fallback>
        </mc:AlternateContent>
      </w:r>
      <w:r w:rsidR="001B197E">
        <w:rPr>
          <w:noProof/>
        </w:rPr>
        <mc:AlternateContent>
          <mc:Choice Requires="wps">
            <w:drawing>
              <wp:anchor distT="0" distB="0" distL="114300" distR="114300" simplePos="0" relativeHeight="251715584" behindDoc="0" locked="0" layoutInCell="1" allowOverlap="1" wp14:anchorId="40A3F4A0" wp14:editId="1292FBCF">
                <wp:simplePos x="0" y="0"/>
                <wp:positionH relativeFrom="column">
                  <wp:posOffset>-1252728</wp:posOffset>
                </wp:positionH>
                <wp:positionV relativeFrom="paragraph">
                  <wp:posOffset>4781296</wp:posOffset>
                </wp:positionV>
                <wp:extent cx="10760075" cy="365506"/>
                <wp:effectExtent l="38100" t="57150" r="41275" b="53975"/>
                <wp:wrapNone/>
                <wp:docPr id="41" name="Rectangle 41"/>
                <wp:cNvGraphicFramePr/>
                <a:graphic xmlns:a="http://schemas.openxmlformats.org/drawingml/2006/main">
                  <a:graphicData uri="http://schemas.microsoft.com/office/word/2010/wordprocessingShape">
                    <wps:wsp>
                      <wps:cNvSpPr/>
                      <wps:spPr>
                        <a:xfrm>
                          <a:off x="0" y="0"/>
                          <a:ext cx="10760075" cy="365506"/>
                        </a:xfrm>
                        <a:prstGeom prst="rect">
                          <a:avLst/>
                        </a:prstGeom>
                        <a:solidFill>
                          <a:srgbClr val="0A1D54"/>
                        </a:solidFill>
                        <a:ln>
                          <a:noFill/>
                        </a:ln>
                        <a:effectLst/>
                        <a:scene3d>
                          <a:camera prst="orthographicFront">
                            <a:rot lat="0" lon="0" rev="0"/>
                          </a:camera>
                          <a:lightRig rig="contrasting" dir="t">
                            <a:rot lat="0" lon="0" rev="7800000"/>
                          </a:lightRig>
                        </a:scene3d>
                        <a:sp3d>
                          <a:bevelT w="139700" h="1397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1F67F0" id="Rectangle 41" o:spid="_x0000_s1026" style="position:absolute;margin-left:-98.65pt;margin-top:376.5pt;width:847.25pt;height:28.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" fillcolor="#0a1d54" stroked="f" strokeweight="1pt"/>
            </w:pict>
          </mc:Fallback>
        </mc:AlternateContent>
      </w:r>
      <w:r w:rsidR="003E0502">
        <w:rPr>
          <w:noProof/>
        </w:rPr>
        <mc:AlternateContent>
          <mc:Choice Requires="wps">
            <w:drawing>
              <wp:anchor distT="0" distB="0" distL="114300" distR="114300" simplePos="0" relativeHeight="251725824" behindDoc="0" locked="0" layoutInCell="1" allowOverlap="1" wp14:anchorId="189F77A5" wp14:editId="280AD756">
                <wp:simplePos x="0" y="0"/>
                <wp:positionH relativeFrom="column">
                  <wp:posOffset>2798064</wp:posOffset>
                </wp:positionH>
                <wp:positionV relativeFrom="paragraph">
                  <wp:posOffset>2325624</wp:posOffset>
                </wp:positionV>
                <wp:extent cx="3227832" cy="0"/>
                <wp:effectExtent l="0" t="0" r="0" b="0"/>
                <wp:wrapNone/>
                <wp:docPr id="63" name="Straight Connector 63"/>
                <wp:cNvGraphicFramePr/>
                <a:graphic xmlns:a="http://schemas.openxmlformats.org/drawingml/2006/main">
                  <a:graphicData uri="http://schemas.microsoft.com/office/word/2010/wordprocessingShape">
                    <wps:wsp>
                      <wps:cNvCnPr/>
                      <wps:spPr>
                        <a:xfrm>
                          <a:off x="0" y="0"/>
                          <a:ext cx="3227832" cy="0"/>
                        </a:xfrm>
                        <a:prstGeom prst="line">
                          <a:avLst/>
                        </a:prstGeom>
                        <a:ln w="9525" cap="flat" cmpd="sng" algn="ctr">
                          <a:solidFill>
                            <a:schemeClr val="accent6"/>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E6FD1CC" id="Straight Connector 63" o:spid="_x0000_s1026" style="position:absolute;z-index:251725824;visibility:visible;mso-wrap-style:square;mso-wrap-distance-left:9pt;mso-wrap-distance-top:0;mso-wrap-distance-right:9pt;mso-wrap-distance-bottom:0;mso-position-horizontal:absolute;mso-position-horizontal-relative:text;mso-position-vertical:absolute;mso-position-vertical-relative:text" from="220.3pt,183.1pt" to="474.45pt,18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" strokecolor="#0989b1 [3209]">
                <v:stroke dashstyle="dash"/>
              </v:line>
            </w:pict>
          </mc:Fallback>
        </mc:AlternateContent>
      </w:r>
      <w:r w:rsidR="003E0502">
        <w:rPr>
          <w:noProof/>
        </w:rPr>
        <mc:AlternateContent>
          <mc:Choice Requires="wps">
            <w:drawing>
              <wp:anchor distT="0" distB="0" distL="114300" distR="114300" simplePos="0" relativeHeight="251724800" behindDoc="0" locked="0" layoutInCell="1" allowOverlap="1" wp14:anchorId="237738F9" wp14:editId="30EEB555">
                <wp:simplePos x="0" y="0"/>
                <wp:positionH relativeFrom="column">
                  <wp:posOffset>-838200</wp:posOffset>
                </wp:positionH>
                <wp:positionV relativeFrom="paragraph">
                  <wp:posOffset>2319782</wp:posOffset>
                </wp:positionV>
                <wp:extent cx="3269234" cy="0"/>
                <wp:effectExtent l="0" t="0" r="0" b="0"/>
                <wp:wrapNone/>
                <wp:docPr id="61" name="Straight Connector 61"/>
                <wp:cNvGraphicFramePr/>
                <a:graphic xmlns:a="http://schemas.openxmlformats.org/drawingml/2006/main">
                  <a:graphicData uri="http://schemas.microsoft.com/office/word/2010/wordprocessingShape">
                    <wps:wsp>
                      <wps:cNvCnPr/>
                      <wps:spPr>
                        <a:xfrm>
                          <a:off x="0" y="0"/>
                          <a:ext cx="3269234" cy="0"/>
                        </a:xfrm>
                        <a:prstGeom prst="line">
                          <a:avLst/>
                        </a:prstGeom>
                        <a:ln w="9525" cap="flat" cmpd="sng" algn="ctr">
                          <a:solidFill>
                            <a:schemeClr val="accent5"/>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w:pict>
              <v:line w14:anchorId="7EAC84C0" id="Straight Connector 61" o:spid="_x0000_s1026" style="position:absolute;z-index:251724800;visibility:visible;mso-wrap-style:square;mso-wrap-distance-left:9pt;mso-wrap-distance-top:0;mso-wrap-distance-right:9pt;mso-wrap-distance-bottom:0;mso-position-horizontal:absolute;mso-position-horizontal-relative:text;mso-position-vertical:absolute;mso-position-vertical-relative:text" from="-66pt,182.65pt" to="191.4pt,18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" strokecolor="#4ab5c4 [3208]">
                <v:stroke dashstyle="dash"/>
              </v:line>
            </w:pict>
          </mc:Fallback>
        </mc:AlternateContent>
      </w:r>
      <w:r w:rsidR="003E0502">
        <w:rPr>
          <w:noProof/>
        </w:rPr>
        <mc:AlternateContent>
          <mc:Choice Requires="wps">
            <w:drawing>
              <wp:anchor distT="0" distB="0" distL="114300" distR="114300" simplePos="0" relativeHeight="251721728" behindDoc="0" locked="0" layoutInCell="1" allowOverlap="1" wp14:anchorId="66029B20" wp14:editId="36C079C8">
                <wp:simplePos x="0" y="0"/>
                <wp:positionH relativeFrom="column">
                  <wp:posOffset>3172968</wp:posOffset>
                </wp:positionH>
                <wp:positionV relativeFrom="paragraph">
                  <wp:posOffset>2687066</wp:posOffset>
                </wp:positionV>
                <wp:extent cx="1916684" cy="1495933"/>
                <wp:effectExtent l="0" t="0" r="0" b="0"/>
                <wp:wrapNone/>
                <wp:docPr id="53" name="Text Box 53"/>
                <wp:cNvGraphicFramePr/>
                <a:graphic xmlns:a="http://schemas.openxmlformats.org/drawingml/2006/main">
                  <a:graphicData uri="http://schemas.microsoft.com/office/word/2010/wordprocessingShape">
                    <wps:wsp>
                      <wps:cNvSpPr txBox="1"/>
                      <wps:spPr>
                        <a:xfrm>
                          <a:off x="0" y="0"/>
                          <a:ext cx="1916684" cy="1495933"/>
                        </a:xfrm>
                        <a:prstGeom prst="rect">
                          <a:avLst/>
                        </a:prstGeom>
                        <a:noFill/>
                        <a:ln w="6350">
                          <a:noFill/>
                        </a:ln>
                      </wps:spPr>
                      <wps:txbx>
                        <w:txbxContent>
                          <w:p w14:paraId="482180D8" w14:textId="403BEF9E" w:rsidR="003E0502" w:rsidRDefault="003E05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29B20" id="Text Box 53" o:spid="_x0000_s1038" type="#_x0000_t202" style="position:absolute;margin-left:249.85pt;margin-top:211.6pt;width:150.9pt;height:117.8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" filled="f" stroked="f" strokeweight=".5pt">
                <v:textbox>
                  <w:txbxContent>
                    <w:p w14:paraId="482180D8" w14:textId="403BEF9E" w:rsidR="003E0502" w:rsidRDefault="003E0502"/>
                  </w:txbxContent>
                </v:textbox>
              </v:shape>
            </w:pict>
          </mc:Fallback>
        </mc:AlternateContent>
      </w:r>
      <w:r w:rsidR="003B4A95">
        <w:rPr>
          <w:noProof/>
        </w:rPr>
        <mc:AlternateContent>
          <mc:Choice Requires="wps">
            <w:drawing>
              <wp:anchor distT="0" distB="0" distL="114300" distR="114300" simplePos="0" relativeHeight="251720704" behindDoc="0" locked="0" layoutInCell="1" allowOverlap="1" wp14:anchorId="2022C39D" wp14:editId="748AE9CC">
                <wp:simplePos x="0" y="0"/>
                <wp:positionH relativeFrom="page">
                  <wp:posOffset>6865257</wp:posOffset>
                </wp:positionH>
                <wp:positionV relativeFrom="paragraph">
                  <wp:posOffset>2431870</wp:posOffset>
                </wp:positionV>
                <wp:extent cx="4193540" cy="1493610"/>
                <wp:effectExtent l="0" t="0" r="0" b="0"/>
                <wp:wrapNone/>
                <wp:docPr id="2031790637" name="Text Box 10"/>
                <wp:cNvGraphicFramePr/>
                <a:graphic xmlns:a="http://schemas.openxmlformats.org/drawingml/2006/main">
                  <a:graphicData uri="http://schemas.microsoft.com/office/word/2010/wordprocessingShape">
                    <wps:wsp>
                      <wps:cNvSpPr txBox="1"/>
                      <wps:spPr>
                        <a:xfrm>
                          <a:off x="0" y="0"/>
                          <a:ext cx="4193540" cy="1493610"/>
                        </a:xfrm>
                        <a:prstGeom prst="rect">
                          <a:avLst/>
                        </a:prstGeom>
                        <a:noFill/>
                        <a:ln w="6350">
                          <a:noFill/>
                        </a:ln>
                      </wps:spPr>
                      <wps:txbx>
                        <w:txbxContent>
                          <w:p w14:paraId="6328D3CB" w14:textId="02D6768F" w:rsidR="006725BE" w:rsidRPr="00125A4E" w:rsidRDefault="006725BE" w:rsidP="006725BE">
                            <w:pPr>
                              <w:spacing w:line="240" w:lineRule="auto"/>
                              <w:rPr>
                                <w:rFonts w:ascii="Times New Roman" w:hAnsi="Times New Roman" w:cs="Times New Roman"/>
                                <w:b/>
                                <w:bCs/>
                                <w:sz w:val="32"/>
                                <w:szCs w:val="32"/>
                                <w14:shadow w14:blurRad="50800" w14:dist="38100" w14:dir="8100000" w14:sx="100000" w14:sy="100000" w14:kx="0" w14:ky="0" w14:algn="tr">
                                  <w14:srgbClr w14:val="000000">
                                    <w14:alpha w14:val="60000"/>
                                  </w14:srgbClr>
                                </w14:shadow>
                              </w:rPr>
                            </w:pPr>
                          </w:p>
                          <w:p w14:paraId="3051F92D" w14:textId="77777777" w:rsidR="006725BE" w:rsidRPr="00A102E9" w:rsidRDefault="006725BE" w:rsidP="006725BE">
                            <w:pPr>
                              <w:spacing w:line="240" w:lineRule="auto"/>
                              <w:rPr>
                                <w14:shadow w14:blurRad="50800" w14:dist="38100" w14:dir="8100000" w14:sx="100000" w14:sy="100000" w14:kx="0" w14:ky="0" w14:algn="tr">
                                  <w14:srgbClr w14:val="000000">
                                    <w14:alpha w14:val="60000"/>
                                  </w14:srgbClr>
                                </w14:shadow>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22C39D" id="Text Box 10" o:spid="_x0000_s1039" type="#_x0000_t202" style="position:absolute;margin-left:540.55pt;margin-top:191.5pt;width:330.2pt;height:117.6pt;z-index:2517207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" filled="f" stroked="f" strokeweight=".5pt">
                <v:textbox>
                  <w:txbxContent>
                    <w:p w14:paraId="6328D3CB" w14:textId="02D6768F" w:rsidR="006725BE" w:rsidRPr="00125A4E" w:rsidRDefault="006725BE" w:rsidP="006725BE">
                      <w:pPr>
                        <w:spacing w:line="240" w:lineRule="auto"/>
                        <w:rPr>
                          <w:rFonts w:ascii="Times New Roman" w:hAnsi="Times New Roman" w:cs="Times New Roman"/>
                          <w:b/>
                          <w:bCs/>
                          <w:sz w:val="32"/>
                          <w:szCs w:val="32"/>
                          <w14:shadow w14:blurRad="50800" w14:dist="38100" w14:dir="8100000" w14:sx="100000" w14:sy="100000" w14:kx="0" w14:ky="0" w14:algn="tr">
                            <w14:srgbClr w14:val="000000">
                              <w14:alpha w14:val="60000"/>
                            </w14:srgbClr>
                          </w14:shadow>
                        </w:rPr>
                      </w:pPr>
                    </w:p>
                    <w:p w14:paraId="3051F92D" w14:textId="77777777" w:rsidR="006725BE" w:rsidRPr="00A102E9" w:rsidRDefault="006725BE" w:rsidP="006725BE">
                      <w:pPr>
                        <w:spacing w:line="240" w:lineRule="auto"/>
                        <w:rPr>
                          <w14:shadow w14:blurRad="50800" w14:dist="38100" w14:dir="8100000" w14:sx="100000" w14:sy="100000" w14:kx="0" w14:ky="0" w14:algn="tr">
                            <w14:srgbClr w14:val="000000">
                              <w14:alpha w14:val="60000"/>
                            </w14:srgbClr>
                          </w14:shadow>
                        </w:rPr>
                      </w:pPr>
                    </w:p>
                  </w:txbxContent>
                </v:textbox>
                <w10:wrap anchorx="page"/>
              </v:shape>
            </w:pict>
          </mc:Fallback>
        </mc:AlternateContent>
      </w:r>
      <w:r w:rsidR="008E0828">
        <w:rPr>
          <w:noProof/>
        </w:rPr>
        <mc:AlternateContent>
          <mc:Choice Requires="wps">
            <w:drawing>
              <wp:anchor distT="0" distB="0" distL="114300" distR="114300" simplePos="0" relativeHeight="251688960" behindDoc="0" locked="0" layoutInCell="1" allowOverlap="1" wp14:anchorId="352E9DD8" wp14:editId="469A8DC1">
                <wp:simplePos x="0" y="0"/>
                <wp:positionH relativeFrom="page">
                  <wp:posOffset>258083</wp:posOffset>
                </wp:positionH>
                <wp:positionV relativeFrom="paragraph">
                  <wp:posOffset>4005126</wp:posOffset>
                </wp:positionV>
                <wp:extent cx="3947160" cy="109728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47160" cy="1097280"/>
                        </a:xfrm>
                        <a:prstGeom prst="rect">
                          <a:avLst/>
                        </a:prstGeom>
                        <a:noFill/>
                        <a:ln w="6350">
                          <a:noFill/>
                        </a:ln>
                      </wps:spPr>
                      <wps:txbx>
                        <w:txbxContent>
                          <w:p w14:paraId="76212575" w14:textId="323D09AB" w:rsidR="005B7675" w:rsidRPr="00513151" w:rsidRDefault="005B7675">
                            <w:pPr>
                              <w:rPr>
                                <w:color w:val="002060"/>
                                <w:sz w:val="44"/>
                                <w:szCs w:val="4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threePt" dir="t"/>
                        </a:scene3d>
                        <a:sp3d extrusionH="57150">
                          <a:bevelT w="69850" h="38100" prst="cross"/>
                        </a:sp3d>
                      </wps:bodyPr>
                    </wps:wsp>
                  </a:graphicData>
                </a:graphic>
                <wp14:sizeRelH relativeFrom="margin">
                  <wp14:pctWidth>0</wp14:pctWidth>
                </wp14:sizeRelH>
                <wp14:sizeRelV relativeFrom="margin">
                  <wp14:pctHeight>0</wp14:pctHeight>
                </wp14:sizeRelV>
              </wp:anchor>
            </w:drawing>
          </mc:Choice>
          <mc:Fallback>
            <w:pict>
              <v:shape w14:anchorId="352E9DD8" id="Text Box 4" o:spid="_x0000_s1040" type="#_x0000_t202" style="position:absolute;margin-left:20.3pt;margin-top:315.35pt;width:310.8pt;height:86.4pt;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" filled="f" stroked="f" strokeweight=".5pt">
                <v:path arrowok="t"/>
                <v:textbox>
                  <w:txbxContent>
                    <w:p w14:paraId="76212575" w14:textId="323D09AB" w:rsidR="005B7675" w:rsidRPr="00513151" w:rsidRDefault="005B7675">
                      <w:pPr>
                        <w:rPr>
                          <w:color w:val="002060"/>
                          <w:sz w:val="44"/>
                          <w:szCs w:val="44"/>
                        </w:rPr>
                      </w:pPr>
                    </w:p>
                  </w:txbxContent>
                </v:textbox>
                <w10:wrap anchorx="page"/>
              </v:shape>
            </w:pict>
          </mc:Fallback>
        </mc:AlternateContent>
      </w:r>
    </w:p>
    <w:sectPr w:rsidR="00885492" w:rsidRPr="00885492" w:rsidSect="00EF333D">
      <w:pgSz w:w="16838" w:h="23811" w:code="8"/>
      <w:pgMar w:top="1440" w:right="144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46B453" w14:textId="77777777" w:rsidR="00A314BF" w:rsidRDefault="00A314BF" w:rsidP="0044179B">
      <w:pPr>
        <w:spacing w:after="0" w:line="240" w:lineRule="auto"/>
      </w:pPr>
      <w:r>
        <w:separator/>
      </w:r>
    </w:p>
  </w:endnote>
  <w:endnote w:type="continuationSeparator" w:id="0">
    <w:p w14:paraId="3A14E79B" w14:textId="77777777" w:rsidR="00A314BF" w:rsidRDefault="00A314BF" w:rsidP="004417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BJ Book">
    <w:panose1 w:val="00000000000000000000"/>
    <w:charset w:val="00"/>
    <w:family w:val="auto"/>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93D8EB" w14:textId="77777777" w:rsidR="00A314BF" w:rsidRDefault="00A314BF" w:rsidP="0044179B">
      <w:pPr>
        <w:spacing w:after="0" w:line="240" w:lineRule="auto"/>
      </w:pPr>
      <w:r>
        <w:separator/>
      </w:r>
    </w:p>
  </w:footnote>
  <w:footnote w:type="continuationSeparator" w:id="0">
    <w:p w14:paraId="24A9B04E" w14:textId="77777777" w:rsidR="00A314BF" w:rsidRDefault="00A314BF" w:rsidP="004417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7F4D07"/>
    <w:multiLevelType w:val="hybridMultilevel"/>
    <w:tmpl w:val="A44EF004"/>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C748B8"/>
    <w:multiLevelType w:val="hybridMultilevel"/>
    <w:tmpl w:val="84F08152"/>
    <w:lvl w:ilvl="0" w:tplc="87B6E46E">
      <w:start w:val="1"/>
      <w:numFmt w:val="bullet"/>
      <w:lvlText w:val=""/>
      <w:lvlJc w:val="left"/>
      <w:pPr>
        <w:tabs>
          <w:tab w:val="num" w:pos="720"/>
        </w:tabs>
        <w:ind w:left="720" w:hanging="360"/>
      </w:pPr>
      <w:rPr>
        <w:rFonts w:ascii="Wingdings" w:hAnsi="Wingdings" w:hint="default"/>
        <w:color w:val="auto"/>
      </w:rPr>
    </w:lvl>
    <w:lvl w:ilvl="1" w:tplc="F31C085A" w:tentative="1">
      <w:start w:val="1"/>
      <w:numFmt w:val="bullet"/>
      <w:lvlText w:val=""/>
      <w:lvlJc w:val="left"/>
      <w:pPr>
        <w:tabs>
          <w:tab w:val="num" w:pos="1440"/>
        </w:tabs>
        <w:ind w:left="1440" w:hanging="360"/>
      </w:pPr>
      <w:rPr>
        <w:rFonts w:ascii="Wingdings" w:hAnsi="Wingdings" w:hint="default"/>
      </w:rPr>
    </w:lvl>
    <w:lvl w:ilvl="2" w:tplc="D4A671BC" w:tentative="1">
      <w:start w:val="1"/>
      <w:numFmt w:val="bullet"/>
      <w:lvlText w:val=""/>
      <w:lvlJc w:val="left"/>
      <w:pPr>
        <w:tabs>
          <w:tab w:val="num" w:pos="2160"/>
        </w:tabs>
        <w:ind w:left="2160" w:hanging="360"/>
      </w:pPr>
      <w:rPr>
        <w:rFonts w:ascii="Wingdings" w:hAnsi="Wingdings" w:hint="default"/>
      </w:rPr>
    </w:lvl>
    <w:lvl w:ilvl="3" w:tplc="C7D85834" w:tentative="1">
      <w:start w:val="1"/>
      <w:numFmt w:val="bullet"/>
      <w:lvlText w:val=""/>
      <w:lvlJc w:val="left"/>
      <w:pPr>
        <w:tabs>
          <w:tab w:val="num" w:pos="2880"/>
        </w:tabs>
        <w:ind w:left="2880" w:hanging="360"/>
      </w:pPr>
      <w:rPr>
        <w:rFonts w:ascii="Wingdings" w:hAnsi="Wingdings" w:hint="default"/>
      </w:rPr>
    </w:lvl>
    <w:lvl w:ilvl="4" w:tplc="51B021A4" w:tentative="1">
      <w:start w:val="1"/>
      <w:numFmt w:val="bullet"/>
      <w:lvlText w:val=""/>
      <w:lvlJc w:val="left"/>
      <w:pPr>
        <w:tabs>
          <w:tab w:val="num" w:pos="3600"/>
        </w:tabs>
        <w:ind w:left="3600" w:hanging="360"/>
      </w:pPr>
      <w:rPr>
        <w:rFonts w:ascii="Wingdings" w:hAnsi="Wingdings" w:hint="default"/>
      </w:rPr>
    </w:lvl>
    <w:lvl w:ilvl="5" w:tplc="FC585654" w:tentative="1">
      <w:start w:val="1"/>
      <w:numFmt w:val="bullet"/>
      <w:lvlText w:val=""/>
      <w:lvlJc w:val="left"/>
      <w:pPr>
        <w:tabs>
          <w:tab w:val="num" w:pos="4320"/>
        </w:tabs>
        <w:ind w:left="4320" w:hanging="360"/>
      </w:pPr>
      <w:rPr>
        <w:rFonts w:ascii="Wingdings" w:hAnsi="Wingdings" w:hint="default"/>
      </w:rPr>
    </w:lvl>
    <w:lvl w:ilvl="6" w:tplc="6A2CA790" w:tentative="1">
      <w:start w:val="1"/>
      <w:numFmt w:val="bullet"/>
      <w:lvlText w:val=""/>
      <w:lvlJc w:val="left"/>
      <w:pPr>
        <w:tabs>
          <w:tab w:val="num" w:pos="5040"/>
        </w:tabs>
        <w:ind w:left="5040" w:hanging="360"/>
      </w:pPr>
      <w:rPr>
        <w:rFonts w:ascii="Wingdings" w:hAnsi="Wingdings" w:hint="default"/>
      </w:rPr>
    </w:lvl>
    <w:lvl w:ilvl="7" w:tplc="E8325744" w:tentative="1">
      <w:start w:val="1"/>
      <w:numFmt w:val="bullet"/>
      <w:lvlText w:val=""/>
      <w:lvlJc w:val="left"/>
      <w:pPr>
        <w:tabs>
          <w:tab w:val="num" w:pos="5760"/>
        </w:tabs>
        <w:ind w:left="5760" w:hanging="360"/>
      </w:pPr>
      <w:rPr>
        <w:rFonts w:ascii="Wingdings" w:hAnsi="Wingdings" w:hint="default"/>
      </w:rPr>
    </w:lvl>
    <w:lvl w:ilvl="8" w:tplc="27983B10" w:tentative="1">
      <w:start w:val="1"/>
      <w:numFmt w:val="bullet"/>
      <w:lvlText w:val=""/>
      <w:lvlJc w:val="left"/>
      <w:pPr>
        <w:tabs>
          <w:tab w:val="num" w:pos="6480"/>
        </w:tabs>
        <w:ind w:left="6480" w:hanging="360"/>
      </w:pPr>
      <w:rPr>
        <w:rFonts w:ascii="Wingdings" w:hAnsi="Wingdings" w:hint="default"/>
      </w:rPr>
    </w:lvl>
  </w:abstractNum>
  <w:abstractNum w:abstractNumId="2">
    <w:nsid w:val="11D12244"/>
    <w:multiLevelType w:val="hybridMultilevel"/>
    <w:tmpl w:val="BEB24C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D310F3"/>
    <w:multiLevelType w:val="hybridMultilevel"/>
    <w:tmpl w:val="D44E305E"/>
    <w:lvl w:ilvl="0" w:tplc="F6722002">
      <w:start w:val="1"/>
      <w:numFmt w:val="bullet"/>
      <w:lvlText w:val=""/>
      <w:lvlJc w:val="left"/>
      <w:pPr>
        <w:tabs>
          <w:tab w:val="num" w:pos="720"/>
        </w:tabs>
        <w:ind w:left="720" w:hanging="360"/>
      </w:pPr>
      <w:rPr>
        <w:rFonts w:ascii="Wingdings" w:hAnsi="Wingdings" w:hint="default"/>
      </w:rPr>
    </w:lvl>
    <w:lvl w:ilvl="1" w:tplc="5CFED960" w:tentative="1">
      <w:start w:val="1"/>
      <w:numFmt w:val="bullet"/>
      <w:lvlText w:val=""/>
      <w:lvlJc w:val="left"/>
      <w:pPr>
        <w:tabs>
          <w:tab w:val="num" w:pos="1440"/>
        </w:tabs>
        <w:ind w:left="1440" w:hanging="360"/>
      </w:pPr>
      <w:rPr>
        <w:rFonts w:ascii="Wingdings" w:hAnsi="Wingdings" w:hint="default"/>
      </w:rPr>
    </w:lvl>
    <w:lvl w:ilvl="2" w:tplc="CA0E2418" w:tentative="1">
      <w:start w:val="1"/>
      <w:numFmt w:val="bullet"/>
      <w:lvlText w:val=""/>
      <w:lvlJc w:val="left"/>
      <w:pPr>
        <w:tabs>
          <w:tab w:val="num" w:pos="2160"/>
        </w:tabs>
        <w:ind w:left="2160" w:hanging="360"/>
      </w:pPr>
      <w:rPr>
        <w:rFonts w:ascii="Wingdings" w:hAnsi="Wingdings" w:hint="default"/>
      </w:rPr>
    </w:lvl>
    <w:lvl w:ilvl="3" w:tplc="1854957E" w:tentative="1">
      <w:start w:val="1"/>
      <w:numFmt w:val="bullet"/>
      <w:lvlText w:val=""/>
      <w:lvlJc w:val="left"/>
      <w:pPr>
        <w:tabs>
          <w:tab w:val="num" w:pos="2880"/>
        </w:tabs>
        <w:ind w:left="2880" w:hanging="360"/>
      </w:pPr>
      <w:rPr>
        <w:rFonts w:ascii="Wingdings" w:hAnsi="Wingdings" w:hint="default"/>
      </w:rPr>
    </w:lvl>
    <w:lvl w:ilvl="4" w:tplc="9A04FD36" w:tentative="1">
      <w:start w:val="1"/>
      <w:numFmt w:val="bullet"/>
      <w:lvlText w:val=""/>
      <w:lvlJc w:val="left"/>
      <w:pPr>
        <w:tabs>
          <w:tab w:val="num" w:pos="3600"/>
        </w:tabs>
        <w:ind w:left="3600" w:hanging="360"/>
      </w:pPr>
      <w:rPr>
        <w:rFonts w:ascii="Wingdings" w:hAnsi="Wingdings" w:hint="default"/>
      </w:rPr>
    </w:lvl>
    <w:lvl w:ilvl="5" w:tplc="9FD2AEA0" w:tentative="1">
      <w:start w:val="1"/>
      <w:numFmt w:val="bullet"/>
      <w:lvlText w:val=""/>
      <w:lvlJc w:val="left"/>
      <w:pPr>
        <w:tabs>
          <w:tab w:val="num" w:pos="4320"/>
        </w:tabs>
        <w:ind w:left="4320" w:hanging="360"/>
      </w:pPr>
      <w:rPr>
        <w:rFonts w:ascii="Wingdings" w:hAnsi="Wingdings" w:hint="default"/>
      </w:rPr>
    </w:lvl>
    <w:lvl w:ilvl="6" w:tplc="C998510C" w:tentative="1">
      <w:start w:val="1"/>
      <w:numFmt w:val="bullet"/>
      <w:lvlText w:val=""/>
      <w:lvlJc w:val="left"/>
      <w:pPr>
        <w:tabs>
          <w:tab w:val="num" w:pos="5040"/>
        </w:tabs>
        <w:ind w:left="5040" w:hanging="360"/>
      </w:pPr>
      <w:rPr>
        <w:rFonts w:ascii="Wingdings" w:hAnsi="Wingdings" w:hint="default"/>
      </w:rPr>
    </w:lvl>
    <w:lvl w:ilvl="7" w:tplc="984C4BA4" w:tentative="1">
      <w:start w:val="1"/>
      <w:numFmt w:val="bullet"/>
      <w:lvlText w:val=""/>
      <w:lvlJc w:val="left"/>
      <w:pPr>
        <w:tabs>
          <w:tab w:val="num" w:pos="5760"/>
        </w:tabs>
        <w:ind w:left="5760" w:hanging="360"/>
      </w:pPr>
      <w:rPr>
        <w:rFonts w:ascii="Wingdings" w:hAnsi="Wingdings" w:hint="default"/>
      </w:rPr>
    </w:lvl>
    <w:lvl w:ilvl="8" w:tplc="2C8A15BA" w:tentative="1">
      <w:start w:val="1"/>
      <w:numFmt w:val="bullet"/>
      <w:lvlText w:val=""/>
      <w:lvlJc w:val="left"/>
      <w:pPr>
        <w:tabs>
          <w:tab w:val="num" w:pos="6480"/>
        </w:tabs>
        <w:ind w:left="6480" w:hanging="360"/>
      </w:pPr>
      <w:rPr>
        <w:rFonts w:ascii="Wingdings" w:hAnsi="Wingdings" w:hint="default"/>
      </w:rPr>
    </w:lvl>
  </w:abstractNum>
  <w:abstractNum w:abstractNumId="4">
    <w:nsid w:val="278F4F60"/>
    <w:multiLevelType w:val="hybridMultilevel"/>
    <w:tmpl w:val="AAD43450"/>
    <w:lvl w:ilvl="0" w:tplc="04090009">
      <w:start w:val="1"/>
      <w:numFmt w:val="bullet"/>
      <w:lvlText w:val=""/>
      <w:lvlJc w:val="left"/>
      <w:pPr>
        <w:tabs>
          <w:tab w:val="num" w:pos="720"/>
        </w:tabs>
        <w:ind w:left="720" w:hanging="360"/>
      </w:pPr>
      <w:rPr>
        <w:rFonts w:ascii="Wingdings" w:hAnsi="Wingdings" w:hint="default"/>
      </w:rPr>
    </w:lvl>
    <w:lvl w:ilvl="1" w:tplc="3F24DD1C" w:tentative="1">
      <w:start w:val="1"/>
      <w:numFmt w:val="bullet"/>
      <w:lvlText w:val=""/>
      <w:lvlJc w:val="left"/>
      <w:pPr>
        <w:tabs>
          <w:tab w:val="num" w:pos="1440"/>
        </w:tabs>
        <w:ind w:left="1440" w:hanging="360"/>
      </w:pPr>
      <w:rPr>
        <w:rFonts w:ascii="Wingdings" w:hAnsi="Wingdings" w:hint="default"/>
      </w:rPr>
    </w:lvl>
    <w:lvl w:ilvl="2" w:tplc="3F1A4000" w:tentative="1">
      <w:start w:val="1"/>
      <w:numFmt w:val="bullet"/>
      <w:lvlText w:val=""/>
      <w:lvlJc w:val="left"/>
      <w:pPr>
        <w:tabs>
          <w:tab w:val="num" w:pos="2160"/>
        </w:tabs>
        <w:ind w:left="2160" w:hanging="360"/>
      </w:pPr>
      <w:rPr>
        <w:rFonts w:ascii="Wingdings" w:hAnsi="Wingdings" w:hint="default"/>
      </w:rPr>
    </w:lvl>
    <w:lvl w:ilvl="3" w:tplc="C66C99B2" w:tentative="1">
      <w:start w:val="1"/>
      <w:numFmt w:val="bullet"/>
      <w:lvlText w:val=""/>
      <w:lvlJc w:val="left"/>
      <w:pPr>
        <w:tabs>
          <w:tab w:val="num" w:pos="2880"/>
        </w:tabs>
        <w:ind w:left="2880" w:hanging="360"/>
      </w:pPr>
      <w:rPr>
        <w:rFonts w:ascii="Wingdings" w:hAnsi="Wingdings" w:hint="default"/>
      </w:rPr>
    </w:lvl>
    <w:lvl w:ilvl="4" w:tplc="D39A62D2" w:tentative="1">
      <w:start w:val="1"/>
      <w:numFmt w:val="bullet"/>
      <w:lvlText w:val=""/>
      <w:lvlJc w:val="left"/>
      <w:pPr>
        <w:tabs>
          <w:tab w:val="num" w:pos="3600"/>
        </w:tabs>
        <w:ind w:left="3600" w:hanging="360"/>
      </w:pPr>
      <w:rPr>
        <w:rFonts w:ascii="Wingdings" w:hAnsi="Wingdings" w:hint="default"/>
      </w:rPr>
    </w:lvl>
    <w:lvl w:ilvl="5" w:tplc="89DC63D0" w:tentative="1">
      <w:start w:val="1"/>
      <w:numFmt w:val="bullet"/>
      <w:lvlText w:val=""/>
      <w:lvlJc w:val="left"/>
      <w:pPr>
        <w:tabs>
          <w:tab w:val="num" w:pos="4320"/>
        </w:tabs>
        <w:ind w:left="4320" w:hanging="360"/>
      </w:pPr>
      <w:rPr>
        <w:rFonts w:ascii="Wingdings" w:hAnsi="Wingdings" w:hint="default"/>
      </w:rPr>
    </w:lvl>
    <w:lvl w:ilvl="6" w:tplc="9AA056BE" w:tentative="1">
      <w:start w:val="1"/>
      <w:numFmt w:val="bullet"/>
      <w:lvlText w:val=""/>
      <w:lvlJc w:val="left"/>
      <w:pPr>
        <w:tabs>
          <w:tab w:val="num" w:pos="5040"/>
        </w:tabs>
        <w:ind w:left="5040" w:hanging="360"/>
      </w:pPr>
      <w:rPr>
        <w:rFonts w:ascii="Wingdings" w:hAnsi="Wingdings" w:hint="default"/>
      </w:rPr>
    </w:lvl>
    <w:lvl w:ilvl="7" w:tplc="4B544D10" w:tentative="1">
      <w:start w:val="1"/>
      <w:numFmt w:val="bullet"/>
      <w:lvlText w:val=""/>
      <w:lvlJc w:val="left"/>
      <w:pPr>
        <w:tabs>
          <w:tab w:val="num" w:pos="5760"/>
        </w:tabs>
        <w:ind w:left="5760" w:hanging="360"/>
      </w:pPr>
      <w:rPr>
        <w:rFonts w:ascii="Wingdings" w:hAnsi="Wingdings" w:hint="default"/>
      </w:rPr>
    </w:lvl>
    <w:lvl w:ilvl="8" w:tplc="F20C413A" w:tentative="1">
      <w:start w:val="1"/>
      <w:numFmt w:val="bullet"/>
      <w:lvlText w:val=""/>
      <w:lvlJc w:val="left"/>
      <w:pPr>
        <w:tabs>
          <w:tab w:val="num" w:pos="6480"/>
        </w:tabs>
        <w:ind w:left="6480" w:hanging="360"/>
      </w:pPr>
      <w:rPr>
        <w:rFonts w:ascii="Wingdings" w:hAnsi="Wingdings" w:hint="default"/>
      </w:rPr>
    </w:lvl>
  </w:abstractNum>
  <w:abstractNum w:abstractNumId="5">
    <w:nsid w:val="28C70F1C"/>
    <w:multiLevelType w:val="hybridMultilevel"/>
    <w:tmpl w:val="B3C4091A"/>
    <w:lvl w:ilvl="0" w:tplc="A1EA2858">
      <w:start w:val="1"/>
      <w:numFmt w:val="bullet"/>
      <w:lvlText w:val="•"/>
      <w:lvlJc w:val="left"/>
      <w:pPr>
        <w:tabs>
          <w:tab w:val="num" w:pos="720"/>
        </w:tabs>
        <w:ind w:left="720" w:hanging="360"/>
      </w:pPr>
      <w:rPr>
        <w:rFonts w:ascii="Times New Roman" w:hAnsi="Times New Roman" w:hint="default"/>
      </w:rPr>
    </w:lvl>
    <w:lvl w:ilvl="1" w:tplc="10FE378A" w:tentative="1">
      <w:start w:val="1"/>
      <w:numFmt w:val="bullet"/>
      <w:lvlText w:val="•"/>
      <w:lvlJc w:val="left"/>
      <w:pPr>
        <w:tabs>
          <w:tab w:val="num" w:pos="1440"/>
        </w:tabs>
        <w:ind w:left="1440" w:hanging="360"/>
      </w:pPr>
      <w:rPr>
        <w:rFonts w:ascii="Times New Roman" w:hAnsi="Times New Roman" w:hint="default"/>
      </w:rPr>
    </w:lvl>
    <w:lvl w:ilvl="2" w:tplc="25A23ED0" w:tentative="1">
      <w:start w:val="1"/>
      <w:numFmt w:val="bullet"/>
      <w:lvlText w:val="•"/>
      <w:lvlJc w:val="left"/>
      <w:pPr>
        <w:tabs>
          <w:tab w:val="num" w:pos="2160"/>
        </w:tabs>
        <w:ind w:left="2160" w:hanging="360"/>
      </w:pPr>
      <w:rPr>
        <w:rFonts w:ascii="Times New Roman" w:hAnsi="Times New Roman" w:hint="default"/>
      </w:rPr>
    </w:lvl>
    <w:lvl w:ilvl="3" w:tplc="28E086A8" w:tentative="1">
      <w:start w:val="1"/>
      <w:numFmt w:val="bullet"/>
      <w:lvlText w:val="•"/>
      <w:lvlJc w:val="left"/>
      <w:pPr>
        <w:tabs>
          <w:tab w:val="num" w:pos="2880"/>
        </w:tabs>
        <w:ind w:left="2880" w:hanging="360"/>
      </w:pPr>
      <w:rPr>
        <w:rFonts w:ascii="Times New Roman" w:hAnsi="Times New Roman" w:hint="default"/>
      </w:rPr>
    </w:lvl>
    <w:lvl w:ilvl="4" w:tplc="7026EFC6" w:tentative="1">
      <w:start w:val="1"/>
      <w:numFmt w:val="bullet"/>
      <w:lvlText w:val="•"/>
      <w:lvlJc w:val="left"/>
      <w:pPr>
        <w:tabs>
          <w:tab w:val="num" w:pos="3600"/>
        </w:tabs>
        <w:ind w:left="3600" w:hanging="360"/>
      </w:pPr>
      <w:rPr>
        <w:rFonts w:ascii="Times New Roman" w:hAnsi="Times New Roman" w:hint="default"/>
      </w:rPr>
    </w:lvl>
    <w:lvl w:ilvl="5" w:tplc="2E54BB60" w:tentative="1">
      <w:start w:val="1"/>
      <w:numFmt w:val="bullet"/>
      <w:lvlText w:val="•"/>
      <w:lvlJc w:val="left"/>
      <w:pPr>
        <w:tabs>
          <w:tab w:val="num" w:pos="4320"/>
        </w:tabs>
        <w:ind w:left="4320" w:hanging="360"/>
      </w:pPr>
      <w:rPr>
        <w:rFonts w:ascii="Times New Roman" w:hAnsi="Times New Roman" w:hint="default"/>
      </w:rPr>
    </w:lvl>
    <w:lvl w:ilvl="6" w:tplc="C40A68C0" w:tentative="1">
      <w:start w:val="1"/>
      <w:numFmt w:val="bullet"/>
      <w:lvlText w:val="•"/>
      <w:lvlJc w:val="left"/>
      <w:pPr>
        <w:tabs>
          <w:tab w:val="num" w:pos="5040"/>
        </w:tabs>
        <w:ind w:left="5040" w:hanging="360"/>
      </w:pPr>
      <w:rPr>
        <w:rFonts w:ascii="Times New Roman" w:hAnsi="Times New Roman" w:hint="default"/>
      </w:rPr>
    </w:lvl>
    <w:lvl w:ilvl="7" w:tplc="F7E6EBD8" w:tentative="1">
      <w:start w:val="1"/>
      <w:numFmt w:val="bullet"/>
      <w:lvlText w:val="•"/>
      <w:lvlJc w:val="left"/>
      <w:pPr>
        <w:tabs>
          <w:tab w:val="num" w:pos="5760"/>
        </w:tabs>
        <w:ind w:left="5760" w:hanging="360"/>
      </w:pPr>
      <w:rPr>
        <w:rFonts w:ascii="Times New Roman" w:hAnsi="Times New Roman" w:hint="default"/>
      </w:rPr>
    </w:lvl>
    <w:lvl w:ilvl="8" w:tplc="50148802" w:tentative="1">
      <w:start w:val="1"/>
      <w:numFmt w:val="bullet"/>
      <w:lvlText w:val="•"/>
      <w:lvlJc w:val="left"/>
      <w:pPr>
        <w:tabs>
          <w:tab w:val="num" w:pos="6480"/>
        </w:tabs>
        <w:ind w:left="6480" w:hanging="360"/>
      </w:pPr>
      <w:rPr>
        <w:rFonts w:ascii="Times New Roman" w:hAnsi="Times New Roman" w:hint="default"/>
      </w:rPr>
    </w:lvl>
  </w:abstractNum>
  <w:abstractNum w:abstractNumId="6">
    <w:nsid w:val="2F8F4BA2"/>
    <w:multiLevelType w:val="hybridMultilevel"/>
    <w:tmpl w:val="E5407AD6"/>
    <w:lvl w:ilvl="0" w:tplc="04090009">
      <w:start w:val="1"/>
      <w:numFmt w:val="bullet"/>
      <w:lvlText w:val=""/>
      <w:lvlJc w:val="left"/>
      <w:pPr>
        <w:tabs>
          <w:tab w:val="num" w:pos="990"/>
        </w:tabs>
        <w:ind w:left="990" w:hanging="360"/>
      </w:pPr>
      <w:rPr>
        <w:rFonts w:ascii="Wingdings" w:hAnsi="Wingdings" w:hint="default"/>
      </w:rPr>
    </w:lvl>
    <w:lvl w:ilvl="1" w:tplc="D3643EAC" w:tentative="1">
      <w:start w:val="1"/>
      <w:numFmt w:val="bullet"/>
      <w:lvlText w:val=""/>
      <w:lvlJc w:val="left"/>
      <w:pPr>
        <w:tabs>
          <w:tab w:val="num" w:pos="1710"/>
        </w:tabs>
        <w:ind w:left="1710" w:hanging="360"/>
      </w:pPr>
      <w:rPr>
        <w:rFonts w:ascii="Wingdings" w:hAnsi="Wingdings" w:hint="default"/>
      </w:rPr>
    </w:lvl>
    <w:lvl w:ilvl="2" w:tplc="D5C6A826" w:tentative="1">
      <w:start w:val="1"/>
      <w:numFmt w:val="bullet"/>
      <w:lvlText w:val=""/>
      <w:lvlJc w:val="left"/>
      <w:pPr>
        <w:tabs>
          <w:tab w:val="num" w:pos="2430"/>
        </w:tabs>
        <w:ind w:left="2430" w:hanging="360"/>
      </w:pPr>
      <w:rPr>
        <w:rFonts w:ascii="Wingdings" w:hAnsi="Wingdings" w:hint="default"/>
      </w:rPr>
    </w:lvl>
    <w:lvl w:ilvl="3" w:tplc="54C81574" w:tentative="1">
      <w:start w:val="1"/>
      <w:numFmt w:val="bullet"/>
      <w:lvlText w:val=""/>
      <w:lvlJc w:val="left"/>
      <w:pPr>
        <w:tabs>
          <w:tab w:val="num" w:pos="3150"/>
        </w:tabs>
        <w:ind w:left="3150" w:hanging="360"/>
      </w:pPr>
      <w:rPr>
        <w:rFonts w:ascii="Wingdings" w:hAnsi="Wingdings" w:hint="default"/>
      </w:rPr>
    </w:lvl>
    <w:lvl w:ilvl="4" w:tplc="53684B22" w:tentative="1">
      <w:start w:val="1"/>
      <w:numFmt w:val="bullet"/>
      <w:lvlText w:val=""/>
      <w:lvlJc w:val="left"/>
      <w:pPr>
        <w:tabs>
          <w:tab w:val="num" w:pos="3870"/>
        </w:tabs>
        <w:ind w:left="3870" w:hanging="360"/>
      </w:pPr>
      <w:rPr>
        <w:rFonts w:ascii="Wingdings" w:hAnsi="Wingdings" w:hint="default"/>
      </w:rPr>
    </w:lvl>
    <w:lvl w:ilvl="5" w:tplc="DBA4C2FE" w:tentative="1">
      <w:start w:val="1"/>
      <w:numFmt w:val="bullet"/>
      <w:lvlText w:val=""/>
      <w:lvlJc w:val="left"/>
      <w:pPr>
        <w:tabs>
          <w:tab w:val="num" w:pos="4590"/>
        </w:tabs>
        <w:ind w:left="4590" w:hanging="360"/>
      </w:pPr>
      <w:rPr>
        <w:rFonts w:ascii="Wingdings" w:hAnsi="Wingdings" w:hint="default"/>
      </w:rPr>
    </w:lvl>
    <w:lvl w:ilvl="6" w:tplc="0A084390" w:tentative="1">
      <w:start w:val="1"/>
      <w:numFmt w:val="bullet"/>
      <w:lvlText w:val=""/>
      <w:lvlJc w:val="left"/>
      <w:pPr>
        <w:tabs>
          <w:tab w:val="num" w:pos="5310"/>
        </w:tabs>
        <w:ind w:left="5310" w:hanging="360"/>
      </w:pPr>
      <w:rPr>
        <w:rFonts w:ascii="Wingdings" w:hAnsi="Wingdings" w:hint="default"/>
      </w:rPr>
    </w:lvl>
    <w:lvl w:ilvl="7" w:tplc="53CC1F1C" w:tentative="1">
      <w:start w:val="1"/>
      <w:numFmt w:val="bullet"/>
      <w:lvlText w:val=""/>
      <w:lvlJc w:val="left"/>
      <w:pPr>
        <w:tabs>
          <w:tab w:val="num" w:pos="6030"/>
        </w:tabs>
        <w:ind w:left="6030" w:hanging="360"/>
      </w:pPr>
      <w:rPr>
        <w:rFonts w:ascii="Wingdings" w:hAnsi="Wingdings" w:hint="default"/>
      </w:rPr>
    </w:lvl>
    <w:lvl w:ilvl="8" w:tplc="C578280E" w:tentative="1">
      <w:start w:val="1"/>
      <w:numFmt w:val="bullet"/>
      <w:lvlText w:val=""/>
      <w:lvlJc w:val="left"/>
      <w:pPr>
        <w:tabs>
          <w:tab w:val="num" w:pos="6750"/>
        </w:tabs>
        <w:ind w:left="6750" w:hanging="360"/>
      </w:pPr>
      <w:rPr>
        <w:rFonts w:ascii="Wingdings" w:hAnsi="Wingdings" w:hint="default"/>
      </w:rPr>
    </w:lvl>
  </w:abstractNum>
  <w:abstractNum w:abstractNumId="7">
    <w:nsid w:val="695E79DE"/>
    <w:multiLevelType w:val="hybridMultilevel"/>
    <w:tmpl w:val="2424E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AB1437B"/>
    <w:multiLevelType w:val="hybridMultilevel"/>
    <w:tmpl w:val="151C4FD6"/>
    <w:lvl w:ilvl="0" w:tplc="2C4CC0B8">
      <w:start w:val="1"/>
      <w:numFmt w:val="bullet"/>
      <w:lvlText w:val="•"/>
      <w:lvlJc w:val="left"/>
      <w:pPr>
        <w:tabs>
          <w:tab w:val="num" w:pos="720"/>
        </w:tabs>
        <w:ind w:left="720" w:hanging="360"/>
      </w:pPr>
      <w:rPr>
        <w:rFonts w:ascii="Times New Roman" w:hAnsi="Times New Roman" w:hint="default"/>
      </w:rPr>
    </w:lvl>
    <w:lvl w:ilvl="1" w:tplc="D35AC030" w:tentative="1">
      <w:start w:val="1"/>
      <w:numFmt w:val="bullet"/>
      <w:lvlText w:val="•"/>
      <w:lvlJc w:val="left"/>
      <w:pPr>
        <w:tabs>
          <w:tab w:val="num" w:pos="1440"/>
        </w:tabs>
        <w:ind w:left="1440" w:hanging="360"/>
      </w:pPr>
      <w:rPr>
        <w:rFonts w:ascii="Times New Roman" w:hAnsi="Times New Roman" w:hint="default"/>
      </w:rPr>
    </w:lvl>
    <w:lvl w:ilvl="2" w:tplc="9ED6EA06" w:tentative="1">
      <w:start w:val="1"/>
      <w:numFmt w:val="bullet"/>
      <w:lvlText w:val="•"/>
      <w:lvlJc w:val="left"/>
      <w:pPr>
        <w:tabs>
          <w:tab w:val="num" w:pos="2160"/>
        </w:tabs>
        <w:ind w:left="2160" w:hanging="360"/>
      </w:pPr>
      <w:rPr>
        <w:rFonts w:ascii="Times New Roman" w:hAnsi="Times New Roman" w:hint="default"/>
      </w:rPr>
    </w:lvl>
    <w:lvl w:ilvl="3" w:tplc="9F96B5BA" w:tentative="1">
      <w:start w:val="1"/>
      <w:numFmt w:val="bullet"/>
      <w:lvlText w:val="•"/>
      <w:lvlJc w:val="left"/>
      <w:pPr>
        <w:tabs>
          <w:tab w:val="num" w:pos="2880"/>
        </w:tabs>
        <w:ind w:left="2880" w:hanging="360"/>
      </w:pPr>
      <w:rPr>
        <w:rFonts w:ascii="Times New Roman" w:hAnsi="Times New Roman" w:hint="default"/>
      </w:rPr>
    </w:lvl>
    <w:lvl w:ilvl="4" w:tplc="3A9267AE" w:tentative="1">
      <w:start w:val="1"/>
      <w:numFmt w:val="bullet"/>
      <w:lvlText w:val="•"/>
      <w:lvlJc w:val="left"/>
      <w:pPr>
        <w:tabs>
          <w:tab w:val="num" w:pos="3600"/>
        </w:tabs>
        <w:ind w:left="3600" w:hanging="360"/>
      </w:pPr>
      <w:rPr>
        <w:rFonts w:ascii="Times New Roman" w:hAnsi="Times New Roman" w:hint="default"/>
      </w:rPr>
    </w:lvl>
    <w:lvl w:ilvl="5" w:tplc="DCE04200" w:tentative="1">
      <w:start w:val="1"/>
      <w:numFmt w:val="bullet"/>
      <w:lvlText w:val="•"/>
      <w:lvlJc w:val="left"/>
      <w:pPr>
        <w:tabs>
          <w:tab w:val="num" w:pos="4320"/>
        </w:tabs>
        <w:ind w:left="4320" w:hanging="360"/>
      </w:pPr>
      <w:rPr>
        <w:rFonts w:ascii="Times New Roman" w:hAnsi="Times New Roman" w:hint="default"/>
      </w:rPr>
    </w:lvl>
    <w:lvl w:ilvl="6" w:tplc="4FDC32D0" w:tentative="1">
      <w:start w:val="1"/>
      <w:numFmt w:val="bullet"/>
      <w:lvlText w:val="•"/>
      <w:lvlJc w:val="left"/>
      <w:pPr>
        <w:tabs>
          <w:tab w:val="num" w:pos="5040"/>
        </w:tabs>
        <w:ind w:left="5040" w:hanging="360"/>
      </w:pPr>
      <w:rPr>
        <w:rFonts w:ascii="Times New Roman" w:hAnsi="Times New Roman" w:hint="default"/>
      </w:rPr>
    </w:lvl>
    <w:lvl w:ilvl="7" w:tplc="B9D8036A" w:tentative="1">
      <w:start w:val="1"/>
      <w:numFmt w:val="bullet"/>
      <w:lvlText w:val="•"/>
      <w:lvlJc w:val="left"/>
      <w:pPr>
        <w:tabs>
          <w:tab w:val="num" w:pos="5760"/>
        </w:tabs>
        <w:ind w:left="5760" w:hanging="360"/>
      </w:pPr>
      <w:rPr>
        <w:rFonts w:ascii="Times New Roman" w:hAnsi="Times New Roman" w:hint="default"/>
      </w:rPr>
    </w:lvl>
    <w:lvl w:ilvl="8" w:tplc="6590A222" w:tentative="1">
      <w:start w:val="1"/>
      <w:numFmt w:val="bullet"/>
      <w:lvlText w:val="•"/>
      <w:lvlJc w:val="left"/>
      <w:pPr>
        <w:tabs>
          <w:tab w:val="num" w:pos="6480"/>
        </w:tabs>
        <w:ind w:left="6480" w:hanging="360"/>
      </w:pPr>
      <w:rPr>
        <w:rFonts w:ascii="Times New Roman" w:hAnsi="Times New Roman" w:hint="default"/>
      </w:rPr>
    </w:lvl>
  </w:abstractNum>
  <w:abstractNum w:abstractNumId="9">
    <w:nsid w:val="717B4E52"/>
    <w:multiLevelType w:val="hybridMultilevel"/>
    <w:tmpl w:val="48BCB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8"/>
  </w:num>
  <w:num w:numId="4">
    <w:abstractNumId w:val="4"/>
  </w:num>
  <w:num w:numId="5">
    <w:abstractNumId w:val="1"/>
  </w:num>
  <w:num w:numId="6">
    <w:abstractNumId w:val="7"/>
  </w:num>
  <w:num w:numId="7">
    <w:abstractNumId w:val="9"/>
  </w:num>
  <w:num w:numId="8">
    <w:abstractNumId w:val="0"/>
  </w:num>
  <w:num w:numId="9">
    <w:abstractNumId w:val="2"/>
  </w:num>
  <w:num w:numId="10">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raisul islam">
    <w15:presenceInfo w15:providerId="None" w15:userId="raisul isla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displayBackgroundShape/>
  <w:mirrorMargi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79B"/>
    <w:rsid w:val="00031277"/>
    <w:rsid w:val="00034E87"/>
    <w:rsid w:val="00045461"/>
    <w:rsid w:val="000A135F"/>
    <w:rsid w:val="000C2420"/>
    <w:rsid w:val="000F7121"/>
    <w:rsid w:val="00103941"/>
    <w:rsid w:val="001167E7"/>
    <w:rsid w:val="00125A4E"/>
    <w:rsid w:val="00137BC0"/>
    <w:rsid w:val="001545C1"/>
    <w:rsid w:val="001572D3"/>
    <w:rsid w:val="00184060"/>
    <w:rsid w:val="001B197E"/>
    <w:rsid w:val="0024383C"/>
    <w:rsid w:val="00284AF7"/>
    <w:rsid w:val="002B2079"/>
    <w:rsid w:val="002F00DD"/>
    <w:rsid w:val="002F3965"/>
    <w:rsid w:val="00317C03"/>
    <w:rsid w:val="00347A15"/>
    <w:rsid w:val="00375DB8"/>
    <w:rsid w:val="003A1C9B"/>
    <w:rsid w:val="003B4A95"/>
    <w:rsid w:val="003C59BD"/>
    <w:rsid w:val="003D0FB4"/>
    <w:rsid w:val="003E0502"/>
    <w:rsid w:val="00416814"/>
    <w:rsid w:val="00433C20"/>
    <w:rsid w:val="0044179B"/>
    <w:rsid w:val="004653B5"/>
    <w:rsid w:val="00475945"/>
    <w:rsid w:val="004A06CB"/>
    <w:rsid w:val="004C4C4A"/>
    <w:rsid w:val="004C7C42"/>
    <w:rsid w:val="005027F5"/>
    <w:rsid w:val="00513151"/>
    <w:rsid w:val="005233C1"/>
    <w:rsid w:val="00534BC8"/>
    <w:rsid w:val="005B3D88"/>
    <w:rsid w:val="005B7675"/>
    <w:rsid w:val="005E7A0F"/>
    <w:rsid w:val="00601DE0"/>
    <w:rsid w:val="006168E1"/>
    <w:rsid w:val="00630BD4"/>
    <w:rsid w:val="00635AC7"/>
    <w:rsid w:val="00645F21"/>
    <w:rsid w:val="00651A69"/>
    <w:rsid w:val="00655559"/>
    <w:rsid w:val="006725BE"/>
    <w:rsid w:val="00704B40"/>
    <w:rsid w:val="00714AD8"/>
    <w:rsid w:val="00721308"/>
    <w:rsid w:val="0079361A"/>
    <w:rsid w:val="007C5C5D"/>
    <w:rsid w:val="007D6D18"/>
    <w:rsid w:val="007E1D53"/>
    <w:rsid w:val="00831E72"/>
    <w:rsid w:val="008505EB"/>
    <w:rsid w:val="0085539B"/>
    <w:rsid w:val="00883761"/>
    <w:rsid w:val="00885492"/>
    <w:rsid w:val="008C6863"/>
    <w:rsid w:val="008D024A"/>
    <w:rsid w:val="008E0723"/>
    <w:rsid w:val="008E0828"/>
    <w:rsid w:val="00944330"/>
    <w:rsid w:val="009565F5"/>
    <w:rsid w:val="00964C90"/>
    <w:rsid w:val="009731F4"/>
    <w:rsid w:val="009854AD"/>
    <w:rsid w:val="009B4A74"/>
    <w:rsid w:val="00A102E9"/>
    <w:rsid w:val="00A314BF"/>
    <w:rsid w:val="00A355C4"/>
    <w:rsid w:val="00A75C48"/>
    <w:rsid w:val="00A90E73"/>
    <w:rsid w:val="00AB23E4"/>
    <w:rsid w:val="00AD1269"/>
    <w:rsid w:val="00AD7C5B"/>
    <w:rsid w:val="00AF0167"/>
    <w:rsid w:val="00B27E5E"/>
    <w:rsid w:val="00B30F55"/>
    <w:rsid w:val="00B743EB"/>
    <w:rsid w:val="00BC28E8"/>
    <w:rsid w:val="00C138AC"/>
    <w:rsid w:val="00C303F6"/>
    <w:rsid w:val="00C326F6"/>
    <w:rsid w:val="00C566A3"/>
    <w:rsid w:val="00C63A93"/>
    <w:rsid w:val="00C87106"/>
    <w:rsid w:val="00CF46A2"/>
    <w:rsid w:val="00D04742"/>
    <w:rsid w:val="00D05ACE"/>
    <w:rsid w:val="00D1462C"/>
    <w:rsid w:val="00D34930"/>
    <w:rsid w:val="00D636B6"/>
    <w:rsid w:val="00D87A3A"/>
    <w:rsid w:val="00D92B1C"/>
    <w:rsid w:val="00DC1C9C"/>
    <w:rsid w:val="00DE65BB"/>
    <w:rsid w:val="00E17DB3"/>
    <w:rsid w:val="00E37281"/>
    <w:rsid w:val="00E94713"/>
    <w:rsid w:val="00EA6FE9"/>
    <w:rsid w:val="00EB0CF4"/>
    <w:rsid w:val="00EF3174"/>
    <w:rsid w:val="00EF333D"/>
    <w:rsid w:val="00F51256"/>
    <w:rsid w:val="00F962B6"/>
    <w:rsid w:val="00FB6DDA"/>
    <w:rsid w:val="00FB707F"/>
    <w:rsid w:val="00FC79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7BA1431"/>
  <w15:docId w15:val="{86E133C5-CC81-46BA-B6AF-A4F78CBA1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417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179B"/>
  </w:style>
  <w:style w:type="paragraph" w:styleId="Footer">
    <w:name w:val="footer"/>
    <w:basedOn w:val="Normal"/>
    <w:link w:val="FooterChar"/>
    <w:uiPriority w:val="99"/>
    <w:unhideWhenUsed/>
    <w:rsid w:val="004417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179B"/>
  </w:style>
  <w:style w:type="table" w:styleId="TableGrid">
    <w:name w:val="Table Grid"/>
    <w:basedOn w:val="TableNormal"/>
    <w:uiPriority w:val="39"/>
    <w:rsid w:val="00C566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4">
    <w:name w:val="Plain Table 4"/>
    <w:basedOn w:val="TableNormal"/>
    <w:uiPriority w:val="44"/>
    <w:rsid w:val="00C566A3"/>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B27E5E"/>
    <w:pPr>
      <w:spacing w:after="0" w:line="240" w:lineRule="auto"/>
      <w:ind w:left="720"/>
      <w:contextualSpacing/>
    </w:pPr>
    <w:rPr>
      <w:rFonts w:ascii="Times New Roman" w:eastAsia="Times New Roman" w:hAnsi="Times New Roman" w:cs="Times New Roman"/>
      <w:kern w:val="0"/>
      <w:sz w:val="24"/>
      <w:szCs w:val="24"/>
    </w:rPr>
  </w:style>
  <w:style w:type="table" w:styleId="PlainTable1">
    <w:name w:val="Plain Table 1"/>
    <w:basedOn w:val="TableNormal"/>
    <w:uiPriority w:val="41"/>
    <w:rsid w:val="00C87106"/>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4">
    <w:name w:val="Grid Table 4 Accent 4"/>
    <w:basedOn w:val="TableNormal"/>
    <w:uiPriority w:val="49"/>
    <w:rsid w:val="00C87106"/>
    <w:pPr>
      <w:spacing w:after="0" w:line="240" w:lineRule="auto"/>
    </w:pPr>
    <w:tblPr>
      <w:tblStyleRowBandSize w:val="1"/>
      <w:tblStyleColBandSize w:val="1"/>
      <w:tblInd w:w="0" w:type="dxa"/>
      <w:tblBorders>
        <w:top w:val="single" w:sz="4" w:space="0" w:color="2AFCCE" w:themeColor="accent4" w:themeTint="99"/>
        <w:left w:val="single" w:sz="4" w:space="0" w:color="2AFCCE" w:themeColor="accent4" w:themeTint="99"/>
        <w:bottom w:val="single" w:sz="4" w:space="0" w:color="2AFCCE" w:themeColor="accent4" w:themeTint="99"/>
        <w:right w:val="single" w:sz="4" w:space="0" w:color="2AFCCE" w:themeColor="accent4" w:themeTint="99"/>
        <w:insideH w:val="single" w:sz="4" w:space="0" w:color="2AFCCE" w:themeColor="accent4" w:themeTint="99"/>
        <w:insideV w:val="single" w:sz="4" w:space="0" w:color="2AFCCE" w:themeColor="accent4"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29676" w:themeColor="accent4"/>
          <w:left w:val="single" w:sz="4" w:space="0" w:color="029676" w:themeColor="accent4"/>
          <w:bottom w:val="single" w:sz="4" w:space="0" w:color="029676" w:themeColor="accent4"/>
          <w:right w:val="single" w:sz="4" w:space="0" w:color="029676" w:themeColor="accent4"/>
          <w:insideH w:val="nil"/>
          <w:insideV w:val="nil"/>
        </w:tcBorders>
        <w:shd w:val="clear" w:color="auto" w:fill="029676" w:themeFill="accent4"/>
      </w:tcPr>
    </w:tblStylePr>
    <w:tblStylePr w:type="lastRow">
      <w:rPr>
        <w:b/>
        <w:bCs/>
      </w:rPr>
      <w:tblPr/>
      <w:tcPr>
        <w:tcBorders>
          <w:top w:val="double" w:sz="4" w:space="0" w:color="029676" w:themeColor="accent4"/>
        </w:tcBorders>
      </w:tc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 w:type="character" w:styleId="PlaceholderText">
    <w:name w:val="Placeholder Text"/>
    <w:basedOn w:val="DefaultParagraphFont"/>
    <w:uiPriority w:val="99"/>
    <w:semiHidden/>
    <w:rsid w:val="008505EB"/>
    <w:rPr>
      <w:color w:val="808080"/>
    </w:rPr>
  </w:style>
  <w:style w:type="paragraph" w:styleId="Revision">
    <w:name w:val="Revision"/>
    <w:hidden/>
    <w:uiPriority w:val="99"/>
    <w:semiHidden/>
    <w:rsid w:val="00375DB8"/>
    <w:pPr>
      <w:spacing w:after="0" w:line="240" w:lineRule="auto"/>
    </w:pPr>
  </w:style>
  <w:style w:type="paragraph" w:styleId="NormalWeb">
    <w:name w:val="Normal (Web)"/>
    <w:basedOn w:val="Normal"/>
    <w:uiPriority w:val="99"/>
    <w:unhideWhenUsed/>
    <w:rsid w:val="00375DB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table" w:styleId="GridTable4-Accent5">
    <w:name w:val="Grid Table 4 Accent 5"/>
    <w:basedOn w:val="TableNormal"/>
    <w:uiPriority w:val="49"/>
    <w:rsid w:val="00E17DB3"/>
    <w:pPr>
      <w:spacing w:after="0" w:line="240" w:lineRule="auto"/>
    </w:pPr>
    <w:tblPr>
      <w:tblStyleRowBandSize w:val="1"/>
      <w:tblStyleColBandSize w:val="1"/>
      <w:tblInd w:w="0" w:type="dxa"/>
      <w:tblBorders>
        <w:top w:val="single" w:sz="4" w:space="0" w:color="92D2DB" w:themeColor="accent5" w:themeTint="99"/>
        <w:left w:val="single" w:sz="4" w:space="0" w:color="92D2DB" w:themeColor="accent5" w:themeTint="99"/>
        <w:bottom w:val="single" w:sz="4" w:space="0" w:color="92D2DB" w:themeColor="accent5" w:themeTint="99"/>
        <w:right w:val="single" w:sz="4" w:space="0" w:color="92D2DB" w:themeColor="accent5" w:themeTint="99"/>
        <w:insideH w:val="single" w:sz="4" w:space="0" w:color="92D2DB" w:themeColor="accent5" w:themeTint="99"/>
        <w:insideV w:val="single" w:sz="4" w:space="0" w:color="92D2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AB5C4" w:themeColor="accent5"/>
          <w:left w:val="single" w:sz="4" w:space="0" w:color="4AB5C4" w:themeColor="accent5"/>
          <w:bottom w:val="single" w:sz="4" w:space="0" w:color="4AB5C4" w:themeColor="accent5"/>
          <w:right w:val="single" w:sz="4" w:space="0" w:color="4AB5C4" w:themeColor="accent5"/>
          <w:insideH w:val="nil"/>
          <w:insideV w:val="nil"/>
        </w:tcBorders>
        <w:shd w:val="clear" w:color="auto" w:fill="4AB5C4" w:themeFill="accent5"/>
      </w:tcPr>
    </w:tblStylePr>
    <w:tblStylePr w:type="lastRow">
      <w:rPr>
        <w:b/>
        <w:bCs/>
      </w:rPr>
      <w:tblPr/>
      <w:tcPr>
        <w:tcBorders>
          <w:top w:val="double" w:sz="4" w:space="0" w:color="4AB5C4" w:themeColor="accent5"/>
        </w:tcBorders>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table" w:styleId="GridTable4-Accent6">
    <w:name w:val="Grid Table 4 Accent 6"/>
    <w:basedOn w:val="TableNormal"/>
    <w:uiPriority w:val="49"/>
    <w:rsid w:val="00E17DB3"/>
    <w:pPr>
      <w:spacing w:after="0" w:line="240" w:lineRule="auto"/>
    </w:pPr>
    <w:tblPr>
      <w:tblStyleRowBandSize w:val="1"/>
      <w:tblStyleColBandSize w:val="1"/>
      <w:tblInd w:w="0" w:type="dxa"/>
      <w:tblBorders>
        <w:top w:val="single" w:sz="4" w:space="0" w:color="45CBF5" w:themeColor="accent6" w:themeTint="99"/>
        <w:left w:val="single" w:sz="4" w:space="0" w:color="45CBF5" w:themeColor="accent6" w:themeTint="99"/>
        <w:bottom w:val="single" w:sz="4" w:space="0" w:color="45CBF5" w:themeColor="accent6" w:themeTint="99"/>
        <w:right w:val="single" w:sz="4" w:space="0" w:color="45CBF5" w:themeColor="accent6" w:themeTint="99"/>
        <w:insideH w:val="single" w:sz="4" w:space="0" w:color="45CBF5" w:themeColor="accent6" w:themeTint="99"/>
        <w:insideV w:val="single" w:sz="4" w:space="0" w:color="45CBF5"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989B1" w:themeColor="accent6"/>
          <w:left w:val="single" w:sz="4" w:space="0" w:color="0989B1" w:themeColor="accent6"/>
          <w:bottom w:val="single" w:sz="4" w:space="0" w:color="0989B1" w:themeColor="accent6"/>
          <w:right w:val="single" w:sz="4" w:space="0" w:color="0989B1" w:themeColor="accent6"/>
          <w:insideH w:val="nil"/>
          <w:insideV w:val="nil"/>
        </w:tcBorders>
        <w:shd w:val="clear" w:color="auto" w:fill="0989B1" w:themeFill="accent6"/>
      </w:tcPr>
    </w:tblStylePr>
    <w:tblStylePr w:type="lastRow">
      <w:rPr>
        <w:b/>
        <w:bCs/>
      </w:rPr>
      <w:tblPr/>
      <w:tcPr>
        <w:tcBorders>
          <w:top w:val="double" w:sz="4" w:space="0" w:color="0989B1" w:themeColor="accent6"/>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styleId="GridTable4-Accent3">
    <w:name w:val="Grid Table 4 Accent 3"/>
    <w:basedOn w:val="TableNormal"/>
    <w:uiPriority w:val="49"/>
    <w:rsid w:val="00E17DB3"/>
    <w:pPr>
      <w:spacing w:after="0" w:line="240" w:lineRule="auto"/>
    </w:pPr>
    <w:tblPr>
      <w:tblStyleRowBandSize w:val="1"/>
      <w:tblStyleColBandSize w:val="1"/>
      <w:tblInd w:w="0" w:type="dxa"/>
      <w:tblBorders>
        <w:top w:val="single" w:sz="4" w:space="0" w:color="D9E288" w:themeColor="accent3" w:themeTint="99"/>
        <w:left w:val="single" w:sz="4" w:space="0" w:color="D9E288" w:themeColor="accent3" w:themeTint="99"/>
        <w:bottom w:val="single" w:sz="4" w:space="0" w:color="D9E288" w:themeColor="accent3" w:themeTint="99"/>
        <w:right w:val="single" w:sz="4" w:space="0" w:color="D9E288" w:themeColor="accent3" w:themeTint="99"/>
        <w:insideH w:val="single" w:sz="4" w:space="0" w:color="D9E288" w:themeColor="accent3" w:themeTint="99"/>
        <w:insideV w:val="single" w:sz="4" w:space="0" w:color="D9E288"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C0CF3A" w:themeColor="accent3"/>
          <w:left w:val="single" w:sz="4" w:space="0" w:color="C0CF3A" w:themeColor="accent3"/>
          <w:bottom w:val="single" w:sz="4" w:space="0" w:color="C0CF3A" w:themeColor="accent3"/>
          <w:right w:val="single" w:sz="4" w:space="0" w:color="C0CF3A" w:themeColor="accent3"/>
          <w:insideH w:val="nil"/>
          <w:insideV w:val="nil"/>
        </w:tcBorders>
        <w:shd w:val="clear" w:color="auto" w:fill="C0CF3A" w:themeFill="accent3"/>
      </w:tcPr>
    </w:tblStylePr>
    <w:tblStylePr w:type="lastRow">
      <w:rPr>
        <w:b/>
        <w:bCs/>
      </w:rPr>
      <w:tblPr/>
      <w:tcPr>
        <w:tcBorders>
          <w:top w:val="double" w:sz="4" w:space="0" w:color="C0CF3A" w:themeColor="accent3"/>
        </w:tcBorders>
      </w:tcPr>
    </w:tblStylePr>
    <w:tblStylePr w:type="firstCol">
      <w:rPr>
        <w:b/>
        <w:bCs/>
      </w:rPr>
    </w:tblStylePr>
    <w:tblStylePr w:type="lastCol">
      <w:rPr>
        <w:b/>
        <w:bCs/>
      </w:rPr>
    </w:tblStylePr>
    <w:tblStylePr w:type="band1Vert">
      <w:tblPr/>
      <w:tcPr>
        <w:shd w:val="clear" w:color="auto" w:fill="F2F5D7" w:themeFill="accent3" w:themeFillTint="33"/>
      </w:tcPr>
    </w:tblStylePr>
    <w:tblStylePr w:type="band1Horz">
      <w:tblPr/>
      <w:tcPr>
        <w:shd w:val="clear" w:color="auto" w:fill="F2F5D7" w:themeFill="accent3" w:themeFillTint="33"/>
      </w:tcPr>
    </w:tblStylePr>
  </w:style>
  <w:style w:type="table" w:styleId="ListTable6Colorful-Accent4">
    <w:name w:val="List Table 6 Colorful Accent 4"/>
    <w:basedOn w:val="TableNormal"/>
    <w:uiPriority w:val="51"/>
    <w:rsid w:val="00E17DB3"/>
    <w:pPr>
      <w:spacing w:after="0" w:line="240" w:lineRule="auto"/>
    </w:pPr>
    <w:rPr>
      <w:color w:val="017057" w:themeColor="accent4" w:themeShade="BF"/>
    </w:rPr>
    <w:tblPr>
      <w:tblStyleRowBandSize w:val="1"/>
      <w:tblStyleColBandSize w:val="1"/>
      <w:tblInd w:w="0" w:type="dxa"/>
      <w:tblBorders>
        <w:top w:val="single" w:sz="4" w:space="0" w:color="029676" w:themeColor="accent4"/>
        <w:bottom w:val="single" w:sz="4" w:space="0" w:color="029676" w:themeColor="accent4"/>
      </w:tblBorders>
      <w:tblCellMar>
        <w:top w:w="0" w:type="dxa"/>
        <w:left w:w="108" w:type="dxa"/>
        <w:bottom w:w="0" w:type="dxa"/>
        <w:right w:w="108" w:type="dxa"/>
      </w:tblCellMar>
    </w:tblPr>
    <w:tblStylePr w:type="firstRow">
      <w:rPr>
        <w:b/>
        <w:bCs/>
      </w:rPr>
      <w:tblPr/>
      <w:tcPr>
        <w:tcBorders>
          <w:bottom w:val="single" w:sz="4" w:space="0" w:color="029676" w:themeColor="accent4"/>
        </w:tcBorders>
      </w:tcPr>
    </w:tblStylePr>
    <w:tblStylePr w:type="lastRow">
      <w:rPr>
        <w:b/>
        <w:bCs/>
      </w:rPr>
      <w:tblPr/>
      <w:tcPr>
        <w:tcBorders>
          <w:top w:val="double" w:sz="4" w:space="0" w:color="029676" w:themeColor="accent4"/>
        </w:tcBorders>
      </w:tcPr>
    </w:tblStylePr>
    <w:tblStylePr w:type="firstCol">
      <w:rPr>
        <w:b/>
        <w:bCs/>
      </w:rPr>
    </w:tblStylePr>
    <w:tblStylePr w:type="lastCol">
      <w:rPr>
        <w:b/>
        <w:bCs/>
      </w:rPr>
    </w:tblStylePr>
    <w:tblStylePr w:type="band1Vert">
      <w:tblPr/>
      <w:tcPr>
        <w:shd w:val="clear" w:color="auto" w:fill="B8FEEE" w:themeFill="accent4" w:themeFillTint="33"/>
      </w:tcPr>
    </w:tblStylePr>
    <w:tblStylePr w:type="band1Horz">
      <w:tblPr/>
      <w:tcPr>
        <w:shd w:val="clear" w:color="auto" w:fill="B8FEEE"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116794">
      <w:bodyDiv w:val="1"/>
      <w:marLeft w:val="0"/>
      <w:marRight w:val="0"/>
      <w:marTop w:val="0"/>
      <w:marBottom w:val="0"/>
      <w:divBdr>
        <w:top w:val="none" w:sz="0" w:space="0" w:color="auto"/>
        <w:left w:val="none" w:sz="0" w:space="0" w:color="auto"/>
        <w:bottom w:val="none" w:sz="0" w:space="0" w:color="auto"/>
        <w:right w:val="none" w:sz="0" w:space="0" w:color="auto"/>
      </w:divBdr>
      <w:divsChild>
        <w:div w:id="579487986">
          <w:marLeft w:val="850"/>
          <w:marRight w:val="0"/>
          <w:marTop w:val="0"/>
          <w:marBottom w:val="0"/>
          <w:divBdr>
            <w:top w:val="none" w:sz="0" w:space="0" w:color="auto"/>
            <w:left w:val="none" w:sz="0" w:space="0" w:color="auto"/>
            <w:bottom w:val="none" w:sz="0" w:space="0" w:color="auto"/>
            <w:right w:val="none" w:sz="0" w:space="0" w:color="auto"/>
          </w:divBdr>
        </w:div>
        <w:div w:id="468598134">
          <w:marLeft w:val="850"/>
          <w:marRight w:val="0"/>
          <w:marTop w:val="0"/>
          <w:marBottom w:val="0"/>
          <w:divBdr>
            <w:top w:val="none" w:sz="0" w:space="0" w:color="auto"/>
            <w:left w:val="none" w:sz="0" w:space="0" w:color="auto"/>
            <w:bottom w:val="none" w:sz="0" w:space="0" w:color="auto"/>
            <w:right w:val="none" w:sz="0" w:space="0" w:color="auto"/>
          </w:divBdr>
        </w:div>
        <w:div w:id="1387947130">
          <w:marLeft w:val="850"/>
          <w:marRight w:val="0"/>
          <w:marTop w:val="0"/>
          <w:marBottom w:val="0"/>
          <w:divBdr>
            <w:top w:val="none" w:sz="0" w:space="0" w:color="auto"/>
            <w:left w:val="none" w:sz="0" w:space="0" w:color="auto"/>
            <w:bottom w:val="none" w:sz="0" w:space="0" w:color="auto"/>
            <w:right w:val="none" w:sz="0" w:space="0" w:color="auto"/>
          </w:divBdr>
        </w:div>
        <w:div w:id="1112285463">
          <w:marLeft w:val="850"/>
          <w:marRight w:val="0"/>
          <w:marTop w:val="0"/>
          <w:marBottom w:val="0"/>
          <w:divBdr>
            <w:top w:val="none" w:sz="0" w:space="0" w:color="auto"/>
            <w:left w:val="none" w:sz="0" w:space="0" w:color="auto"/>
            <w:bottom w:val="none" w:sz="0" w:space="0" w:color="auto"/>
            <w:right w:val="none" w:sz="0" w:space="0" w:color="auto"/>
          </w:divBdr>
        </w:div>
      </w:divsChild>
    </w:div>
    <w:div w:id="428817876">
      <w:bodyDiv w:val="1"/>
      <w:marLeft w:val="0"/>
      <w:marRight w:val="0"/>
      <w:marTop w:val="0"/>
      <w:marBottom w:val="0"/>
      <w:divBdr>
        <w:top w:val="none" w:sz="0" w:space="0" w:color="auto"/>
        <w:left w:val="none" w:sz="0" w:space="0" w:color="auto"/>
        <w:bottom w:val="none" w:sz="0" w:space="0" w:color="auto"/>
        <w:right w:val="none" w:sz="0" w:space="0" w:color="auto"/>
      </w:divBdr>
    </w:div>
    <w:div w:id="503521140">
      <w:bodyDiv w:val="1"/>
      <w:marLeft w:val="0"/>
      <w:marRight w:val="0"/>
      <w:marTop w:val="0"/>
      <w:marBottom w:val="0"/>
      <w:divBdr>
        <w:top w:val="none" w:sz="0" w:space="0" w:color="auto"/>
        <w:left w:val="none" w:sz="0" w:space="0" w:color="auto"/>
        <w:bottom w:val="none" w:sz="0" w:space="0" w:color="auto"/>
        <w:right w:val="none" w:sz="0" w:space="0" w:color="auto"/>
      </w:divBdr>
    </w:div>
    <w:div w:id="902066220">
      <w:bodyDiv w:val="1"/>
      <w:marLeft w:val="0"/>
      <w:marRight w:val="0"/>
      <w:marTop w:val="0"/>
      <w:marBottom w:val="0"/>
      <w:divBdr>
        <w:top w:val="none" w:sz="0" w:space="0" w:color="auto"/>
        <w:left w:val="none" w:sz="0" w:space="0" w:color="auto"/>
        <w:bottom w:val="none" w:sz="0" w:space="0" w:color="auto"/>
        <w:right w:val="none" w:sz="0" w:space="0" w:color="auto"/>
      </w:divBdr>
    </w:div>
    <w:div w:id="1072433885">
      <w:bodyDiv w:val="1"/>
      <w:marLeft w:val="0"/>
      <w:marRight w:val="0"/>
      <w:marTop w:val="0"/>
      <w:marBottom w:val="0"/>
      <w:divBdr>
        <w:top w:val="none" w:sz="0" w:space="0" w:color="auto"/>
        <w:left w:val="none" w:sz="0" w:space="0" w:color="auto"/>
        <w:bottom w:val="none" w:sz="0" w:space="0" w:color="auto"/>
        <w:right w:val="none" w:sz="0" w:space="0" w:color="auto"/>
      </w:divBdr>
    </w:div>
    <w:div w:id="1088578187">
      <w:bodyDiv w:val="1"/>
      <w:marLeft w:val="0"/>
      <w:marRight w:val="0"/>
      <w:marTop w:val="0"/>
      <w:marBottom w:val="0"/>
      <w:divBdr>
        <w:top w:val="none" w:sz="0" w:space="0" w:color="auto"/>
        <w:left w:val="none" w:sz="0" w:space="0" w:color="auto"/>
        <w:bottom w:val="none" w:sz="0" w:space="0" w:color="auto"/>
        <w:right w:val="none" w:sz="0" w:space="0" w:color="auto"/>
      </w:divBdr>
      <w:divsChild>
        <w:div w:id="1209101906">
          <w:marLeft w:val="850"/>
          <w:marRight w:val="0"/>
          <w:marTop w:val="0"/>
          <w:marBottom w:val="0"/>
          <w:divBdr>
            <w:top w:val="none" w:sz="0" w:space="0" w:color="auto"/>
            <w:left w:val="none" w:sz="0" w:space="0" w:color="auto"/>
            <w:bottom w:val="none" w:sz="0" w:space="0" w:color="auto"/>
            <w:right w:val="none" w:sz="0" w:space="0" w:color="auto"/>
          </w:divBdr>
        </w:div>
        <w:div w:id="1017267179">
          <w:marLeft w:val="850"/>
          <w:marRight w:val="0"/>
          <w:marTop w:val="0"/>
          <w:marBottom w:val="0"/>
          <w:divBdr>
            <w:top w:val="none" w:sz="0" w:space="0" w:color="auto"/>
            <w:left w:val="none" w:sz="0" w:space="0" w:color="auto"/>
            <w:bottom w:val="none" w:sz="0" w:space="0" w:color="auto"/>
            <w:right w:val="none" w:sz="0" w:space="0" w:color="auto"/>
          </w:divBdr>
        </w:div>
        <w:div w:id="907233359">
          <w:marLeft w:val="850"/>
          <w:marRight w:val="0"/>
          <w:marTop w:val="0"/>
          <w:marBottom w:val="0"/>
          <w:divBdr>
            <w:top w:val="none" w:sz="0" w:space="0" w:color="auto"/>
            <w:left w:val="none" w:sz="0" w:space="0" w:color="auto"/>
            <w:bottom w:val="none" w:sz="0" w:space="0" w:color="auto"/>
            <w:right w:val="none" w:sz="0" w:space="0" w:color="auto"/>
          </w:divBdr>
        </w:div>
        <w:div w:id="474958467">
          <w:marLeft w:val="850"/>
          <w:marRight w:val="0"/>
          <w:marTop w:val="0"/>
          <w:marBottom w:val="0"/>
          <w:divBdr>
            <w:top w:val="none" w:sz="0" w:space="0" w:color="auto"/>
            <w:left w:val="none" w:sz="0" w:space="0" w:color="auto"/>
            <w:bottom w:val="none" w:sz="0" w:space="0" w:color="auto"/>
            <w:right w:val="none" w:sz="0" w:space="0" w:color="auto"/>
          </w:divBdr>
        </w:div>
        <w:div w:id="618532844">
          <w:marLeft w:val="850"/>
          <w:marRight w:val="0"/>
          <w:marTop w:val="0"/>
          <w:marBottom w:val="0"/>
          <w:divBdr>
            <w:top w:val="none" w:sz="0" w:space="0" w:color="auto"/>
            <w:left w:val="none" w:sz="0" w:space="0" w:color="auto"/>
            <w:bottom w:val="none" w:sz="0" w:space="0" w:color="auto"/>
            <w:right w:val="none" w:sz="0" w:space="0" w:color="auto"/>
          </w:divBdr>
        </w:div>
        <w:div w:id="788354122">
          <w:marLeft w:val="850"/>
          <w:marRight w:val="0"/>
          <w:marTop w:val="0"/>
          <w:marBottom w:val="0"/>
          <w:divBdr>
            <w:top w:val="none" w:sz="0" w:space="0" w:color="auto"/>
            <w:left w:val="none" w:sz="0" w:space="0" w:color="auto"/>
            <w:bottom w:val="none" w:sz="0" w:space="0" w:color="auto"/>
            <w:right w:val="none" w:sz="0" w:space="0" w:color="auto"/>
          </w:divBdr>
        </w:div>
      </w:divsChild>
    </w:div>
    <w:div w:id="1091245144">
      <w:bodyDiv w:val="1"/>
      <w:marLeft w:val="0"/>
      <w:marRight w:val="0"/>
      <w:marTop w:val="0"/>
      <w:marBottom w:val="0"/>
      <w:divBdr>
        <w:top w:val="none" w:sz="0" w:space="0" w:color="auto"/>
        <w:left w:val="none" w:sz="0" w:space="0" w:color="auto"/>
        <w:bottom w:val="none" w:sz="0" w:space="0" w:color="auto"/>
        <w:right w:val="none" w:sz="0" w:space="0" w:color="auto"/>
      </w:divBdr>
    </w:div>
    <w:div w:id="1142161631">
      <w:bodyDiv w:val="1"/>
      <w:marLeft w:val="0"/>
      <w:marRight w:val="0"/>
      <w:marTop w:val="0"/>
      <w:marBottom w:val="0"/>
      <w:divBdr>
        <w:top w:val="none" w:sz="0" w:space="0" w:color="auto"/>
        <w:left w:val="none" w:sz="0" w:space="0" w:color="auto"/>
        <w:bottom w:val="none" w:sz="0" w:space="0" w:color="auto"/>
        <w:right w:val="none" w:sz="0" w:space="0" w:color="auto"/>
      </w:divBdr>
      <w:divsChild>
        <w:div w:id="1515798551">
          <w:marLeft w:val="547"/>
          <w:marRight w:val="0"/>
          <w:marTop w:val="0"/>
          <w:marBottom w:val="0"/>
          <w:divBdr>
            <w:top w:val="none" w:sz="0" w:space="0" w:color="auto"/>
            <w:left w:val="none" w:sz="0" w:space="0" w:color="auto"/>
            <w:bottom w:val="none" w:sz="0" w:space="0" w:color="auto"/>
            <w:right w:val="none" w:sz="0" w:space="0" w:color="auto"/>
          </w:divBdr>
        </w:div>
      </w:divsChild>
    </w:div>
    <w:div w:id="1221094608">
      <w:bodyDiv w:val="1"/>
      <w:marLeft w:val="0"/>
      <w:marRight w:val="0"/>
      <w:marTop w:val="0"/>
      <w:marBottom w:val="0"/>
      <w:divBdr>
        <w:top w:val="none" w:sz="0" w:space="0" w:color="auto"/>
        <w:left w:val="none" w:sz="0" w:space="0" w:color="auto"/>
        <w:bottom w:val="none" w:sz="0" w:space="0" w:color="auto"/>
        <w:right w:val="none" w:sz="0" w:space="0" w:color="auto"/>
      </w:divBdr>
      <w:divsChild>
        <w:div w:id="625427849">
          <w:marLeft w:val="850"/>
          <w:marRight w:val="0"/>
          <w:marTop w:val="0"/>
          <w:marBottom w:val="0"/>
          <w:divBdr>
            <w:top w:val="none" w:sz="0" w:space="0" w:color="auto"/>
            <w:left w:val="none" w:sz="0" w:space="0" w:color="auto"/>
            <w:bottom w:val="none" w:sz="0" w:space="0" w:color="auto"/>
            <w:right w:val="none" w:sz="0" w:space="0" w:color="auto"/>
          </w:divBdr>
        </w:div>
        <w:div w:id="949505852">
          <w:marLeft w:val="850"/>
          <w:marRight w:val="0"/>
          <w:marTop w:val="0"/>
          <w:marBottom w:val="0"/>
          <w:divBdr>
            <w:top w:val="none" w:sz="0" w:space="0" w:color="auto"/>
            <w:left w:val="none" w:sz="0" w:space="0" w:color="auto"/>
            <w:bottom w:val="none" w:sz="0" w:space="0" w:color="auto"/>
            <w:right w:val="none" w:sz="0" w:space="0" w:color="auto"/>
          </w:divBdr>
        </w:div>
        <w:div w:id="631981590">
          <w:marLeft w:val="850"/>
          <w:marRight w:val="0"/>
          <w:marTop w:val="0"/>
          <w:marBottom w:val="0"/>
          <w:divBdr>
            <w:top w:val="none" w:sz="0" w:space="0" w:color="auto"/>
            <w:left w:val="none" w:sz="0" w:space="0" w:color="auto"/>
            <w:bottom w:val="none" w:sz="0" w:space="0" w:color="auto"/>
            <w:right w:val="none" w:sz="0" w:space="0" w:color="auto"/>
          </w:divBdr>
        </w:div>
        <w:div w:id="2004353619">
          <w:marLeft w:val="850"/>
          <w:marRight w:val="0"/>
          <w:marTop w:val="0"/>
          <w:marBottom w:val="0"/>
          <w:divBdr>
            <w:top w:val="none" w:sz="0" w:space="0" w:color="auto"/>
            <w:left w:val="none" w:sz="0" w:space="0" w:color="auto"/>
            <w:bottom w:val="none" w:sz="0" w:space="0" w:color="auto"/>
            <w:right w:val="none" w:sz="0" w:space="0" w:color="auto"/>
          </w:divBdr>
        </w:div>
        <w:div w:id="1776055099">
          <w:marLeft w:val="850"/>
          <w:marRight w:val="0"/>
          <w:marTop w:val="0"/>
          <w:marBottom w:val="0"/>
          <w:divBdr>
            <w:top w:val="none" w:sz="0" w:space="0" w:color="auto"/>
            <w:left w:val="none" w:sz="0" w:space="0" w:color="auto"/>
            <w:bottom w:val="none" w:sz="0" w:space="0" w:color="auto"/>
            <w:right w:val="none" w:sz="0" w:space="0" w:color="auto"/>
          </w:divBdr>
        </w:div>
        <w:div w:id="1705862350">
          <w:marLeft w:val="850"/>
          <w:marRight w:val="0"/>
          <w:marTop w:val="0"/>
          <w:marBottom w:val="0"/>
          <w:divBdr>
            <w:top w:val="none" w:sz="0" w:space="0" w:color="auto"/>
            <w:left w:val="none" w:sz="0" w:space="0" w:color="auto"/>
            <w:bottom w:val="none" w:sz="0" w:space="0" w:color="auto"/>
            <w:right w:val="none" w:sz="0" w:space="0" w:color="auto"/>
          </w:divBdr>
        </w:div>
      </w:divsChild>
    </w:div>
    <w:div w:id="1221285391">
      <w:bodyDiv w:val="1"/>
      <w:marLeft w:val="0"/>
      <w:marRight w:val="0"/>
      <w:marTop w:val="0"/>
      <w:marBottom w:val="0"/>
      <w:divBdr>
        <w:top w:val="none" w:sz="0" w:space="0" w:color="auto"/>
        <w:left w:val="none" w:sz="0" w:space="0" w:color="auto"/>
        <w:bottom w:val="none" w:sz="0" w:space="0" w:color="auto"/>
        <w:right w:val="none" w:sz="0" w:space="0" w:color="auto"/>
      </w:divBdr>
      <w:divsChild>
        <w:div w:id="98914964">
          <w:marLeft w:val="547"/>
          <w:marRight w:val="0"/>
          <w:marTop w:val="0"/>
          <w:marBottom w:val="0"/>
          <w:divBdr>
            <w:top w:val="none" w:sz="0" w:space="0" w:color="auto"/>
            <w:left w:val="none" w:sz="0" w:space="0" w:color="auto"/>
            <w:bottom w:val="none" w:sz="0" w:space="0" w:color="auto"/>
            <w:right w:val="none" w:sz="0" w:space="0" w:color="auto"/>
          </w:divBdr>
        </w:div>
        <w:div w:id="1752656065">
          <w:marLeft w:val="547"/>
          <w:marRight w:val="0"/>
          <w:marTop w:val="0"/>
          <w:marBottom w:val="0"/>
          <w:divBdr>
            <w:top w:val="none" w:sz="0" w:space="0" w:color="auto"/>
            <w:left w:val="none" w:sz="0" w:space="0" w:color="auto"/>
            <w:bottom w:val="none" w:sz="0" w:space="0" w:color="auto"/>
            <w:right w:val="none" w:sz="0" w:space="0" w:color="auto"/>
          </w:divBdr>
        </w:div>
        <w:div w:id="1974167519">
          <w:marLeft w:val="547"/>
          <w:marRight w:val="0"/>
          <w:marTop w:val="0"/>
          <w:marBottom w:val="0"/>
          <w:divBdr>
            <w:top w:val="none" w:sz="0" w:space="0" w:color="auto"/>
            <w:left w:val="none" w:sz="0" w:space="0" w:color="auto"/>
            <w:bottom w:val="none" w:sz="0" w:space="0" w:color="auto"/>
            <w:right w:val="none" w:sz="0" w:space="0" w:color="auto"/>
          </w:divBdr>
        </w:div>
        <w:div w:id="1997763039">
          <w:marLeft w:val="547"/>
          <w:marRight w:val="0"/>
          <w:marTop w:val="0"/>
          <w:marBottom w:val="0"/>
          <w:divBdr>
            <w:top w:val="none" w:sz="0" w:space="0" w:color="auto"/>
            <w:left w:val="none" w:sz="0" w:space="0" w:color="auto"/>
            <w:bottom w:val="none" w:sz="0" w:space="0" w:color="auto"/>
            <w:right w:val="none" w:sz="0" w:space="0" w:color="auto"/>
          </w:divBdr>
        </w:div>
      </w:divsChild>
    </w:div>
    <w:div w:id="1417362451">
      <w:bodyDiv w:val="1"/>
      <w:marLeft w:val="0"/>
      <w:marRight w:val="0"/>
      <w:marTop w:val="0"/>
      <w:marBottom w:val="0"/>
      <w:divBdr>
        <w:top w:val="none" w:sz="0" w:space="0" w:color="auto"/>
        <w:left w:val="none" w:sz="0" w:space="0" w:color="auto"/>
        <w:bottom w:val="none" w:sz="0" w:space="0" w:color="auto"/>
        <w:right w:val="none" w:sz="0" w:space="0" w:color="auto"/>
      </w:divBdr>
    </w:div>
    <w:div w:id="1573465035">
      <w:bodyDiv w:val="1"/>
      <w:marLeft w:val="0"/>
      <w:marRight w:val="0"/>
      <w:marTop w:val="0"/>
      <w:marBottom w:val="0"/>
      <w:divBdr>
        <w:top w:val="none" w:sz="0" w:space="0" w:color="auto"/>
        <w:left w:val="none" w:sz="0" w:space="0" w:color="auto"/>
        <w:bottom w:val="none" w:sz="0" w:space="0" w:color="auto"/>
        <w:right w:val="none" w:sz="0" w:space="0" w:color="auto"/>
      </w:divBdr>
      <w:divsChild>
        <w:div w:id="963074310">
          <w:marLeft w:val="547"/>
          <w:marRight w:val="0"/>
          <w:marTop w:val="0"/>
          <w:marBottom w:val="0"/>
          <w:divBdr>
            <w:top w:val="none" w:sz="0" w:space="0" w:color="auto"/>
            <w:left w:val="none" w:sz="0" w:space="0" w:color="auto"/>
            <w:bottom w:val="none" w:sz="0" w:space="0" w:color="auto"/>
            <w:right w:val="none" w:sz="0" w:space="0" w:color="auto"/>
          </w:divBdr>
        </w:div>
      </w:divsChild>
    </w:div>
    <w:div w:id="1694720153">
      <w:bodyDiv w:val="1"/>
      <w:marLeft w:val="0"/>
      <w:marRight w:val="0"/>
      <w:marTop w:val="0"/>
      <w:marBottom w:val="0"/>
      <w:divBdr>
        <w:top w:val="none" w:sz="0" w:space="0" w:color="auto"/>
        <w:left w:val="none" w:sz="0" w:space="0" w:color="auto"/>
        <w:bottom w:val="none" w:sz="0" w:space="0" w:color="auto"/>
        <w:right w:val="none" w:sz="0" w:space="0" w:color="auto"/>
      </w:divBdr>
    </w:div>
    <w:div w:id="1829520729">
      <w:bodyDiv w:val="1"/>
      <w:marLeft w:val="0"/>
      <w:marRight w:val="0"/>
      <w:marTop w:val="0"/>
      <w:marBottom w:val="0"/>
      <w:divBdr>
        <w:top w:val="none" w:sz="0" w:space="0" w:color="auto"/>
        <w:left w:val="none" w:sz="0" w:space="0" w:color="auto"/>
        <w:bottom w:val="none" w:sz="0" w:space="0" w:color="auto"/>
        <w:right w:val="none" w:sz="0" w:space="0" w:color="auto"/>
      </w:divBdr>
    </w:div>
    <w:div w:id="1973709310">
      <w:bodyDiv w:val="1"/>
      <w:marLeft w:val="0"/>
      <w:marRight w:val="0"/>
      <w:marTop w:val="0"/>
      <w:marBottom w:val="0"/>
      <w:divBdr>
        <w:top w:val="none" w:sz="0" w:space="0" w:color="auto"/>
        <w:left w:val="none" w:sz="0" w:space="0" w:color="auto"/>
        <w:bottom w:val="none" w:sz="0" w:space="0" w:color="auto"/>
        <w:right w:val="none" w:sz="0" w:space="0" w:color="auto"/>
      </w:divBdr>
    </w:div>
    <w:div w:id="2017078311">
      <w:bodyDiv w:val="1"/>
      <w:marLeft w:val="0"/>
      <w:marRight w:val="0"/>
      <w:marTop w:val="0"/>
      <w:marBottom w:val="0"/>
      <w:divBdr>
        <w:top w:val="none" w:sz="0" w:space="0" w:color="auto"/>
        <w:left w:val="none" w:sz="0" w:space="0" w:color="auto"/>
        <w:bottom w:val="none" w:sz="0" w:space="0" w:color="auto"/>
        <w:right w:val="none" w:sz="0" w:space="0" w:color="auto"/>
      </w:divBdr>
      <w:divsChild>
        <w:div w:id="448663631">
          <w:marLeft w:val="850"/>
          <w:marRight w:val="0"/>
          <w:marTop w:val="0"/>
          <w:marBottom w:val="0"/>
          <w:divBdr>
            <w:top w:val="none" w:sz="0" w:space="0" w:color="auto"/>
            <w:left w:val="none" w:sz="0" w:space="0" w:color="auto"/>
            <w:bottom w:val="none" w:sz="0" w:space="0" w:color="auto"/>
            <w:right w:val="none" w:sz="0" w:space="0" w:color="auto"/>
          </w:divBdr>
        </w:div>
        <w:div w:id="980160552">
          <w:marLeft w:val="850"/>
          <w:marRight w:val="0"/>
          <w:marTop w:val="0"/>
          <w:marBottom w:val="0"/>
          <w:divBdr>
            <w:top w:val="none" w:sz="0" w:space="0" w:color="auto"/>
            <w:left w:val="none" w:sz="0" w:space="0" w:color="auto"/>
            <w:bottom w:val="none" w:sz="0" w:space="0" w:color="auto"/>
            <w:right w:val="none" w:sz="0" w:space="0" w:color="auto"/>
          </w:divBdr>
        </w:div>
        <w:div w:id="1420829652">
          <w:marLeft w:val="850"/>
          <w:marRight w:val="0"/>
          <w:marTop w:val="0"/>
          <w:marBottom w:val="0"/>
          <w:divBdr>
            <w:top w:val="none" w:sz="0" w:space="0" w:color="auto"/>
            <w:left w:val="none" w:sz="0" w:space="0" w:color="auto"/>
            <w:bottom w:val="none" w:sz="0" w:space="0" w:color="auto"/>
            <w:right w:val="none" w:sz="0" w:space="0" w:color="auto"/>
          </w:divBdr>
        </w:div>
        <w:div w:id="2101483796">
          <w:marLeft w:val="850"/>
          <w:marRight w:val="0"/>
          <w:marTop w:val="0"/>
          <w:marBottom w:val="0"/>
          <w:divBdr>
            <w:top w:val="none" w:sz="0" w:space="0" w:color="auto"/>
            <w:left w:val="none" w:sz="0" w:space="0" w:color="auto"/>
            <w:bottom w:val="none" w:sz="0" w:space="0" w:color="auto"/>
            <w:right w:val="none" w:sz="0" w:space="0" w:color="auto"/>
          </w:divBdr>
        </w:div>
        <w:div w:id="570047055">
          <w:marLeft w:val="850"/>
          <w:marRight w:val="0"/>
          <w:marTop w:val="0"/>
          <w:marBottom w:val="0"/>
          <w:divBdr>
            <w:top w:val="none" w:sz="0" w:space="0" w:color="auto"/>
            <w:left w:val="none" w:sz="0" w:space="0" w:color="auto"/>
            <w:bottom w:val="none" w:sz="0" w:space="0" w:color="auto"/>
            <w:right w:val="none" w:sz="0" w:space="0" w:color="auto"/>
          </w:divBdr>
        </w:div>
        <w:div w:id="609970433">
          <w:marLeft w:val="850"/>
          <w:marRight w:val="0"/>
          <w:marTop w:val="0"/>
          <w:marBottom w:val="0"/>
          <w:divBdr>
            <w:top w:val="none" w:sz="0" w:space="0" w:color="auto"/>
            <w:left w:val="none" w:sz="0" w:space="0" w:color="auto"/>
            <w:bottom w:val="none" w:sz="0" w:space="0" w:color="auto"/>
            <w:right w:val="none" w:sz="0" w:space="0" w:color="auto"/>
          </w:divBdr>
        </w:div>
      </w:divsChild>
    </w:div>
    <w:div w:id="21059505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chart" Target="charts/chart1.xml"/><Relationship Id="rId18" Type="http://schemas.openxmlformats.org/officeDocument/2006/relationships/customXml" Target="ink/ink2.xml"/><Relationship Id="rId39" Type="http://schemas.openxmlformats.org/officeDocument/2006/relationships/image" Target="media/image13.jpeg"/><Relationship Id="rId3" Type="http://schemas.openxmlformats.org/officeDocument/2006/relationships/styles" Target="styles.xml"/><Relationship Id="rId34" Type="http://schemas.openxmlformats.org/officeDocument/2006/relationships/customXml" Target="ink/ink5.xml"/><Relationship Id="rId42" Type="http://schemas.openxmlformats.org/officeDocument/2006/relationships/diagramData" Target="diagrams/data1.xml"/><Relationship Id="rId47" Type="http://schemas.openxmlformats.org/officeDocument/2006/relationships/image" Target="media/image16.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emf"/><Relationship Id="rId33" Type="http://schemas.openxmlformats.org/officeDocument/2006/relationships/customXml" Target="ink/ink4.xml"/><Relationship Id="rId38" Type="http://schemas.openxmlformats.org/officeDocument/2006/relationships/image" Target="media/image12.jpg"/><Relationship Id="rId46" Type="http://schemas.microsoft.com/office/2007/relationships/diagramDrawing" Target="diagrams/drawing1.xml"/><Relationship Id="rId2" Type="http://schemas.openxmlformats.org/officeDocument/2006/relationships/numbering" Target="numbering.xml"/><Relationship Id="rId16" Type="http://schemas.openxmlformats.org/officeDocument/2006/relationships/customXml" Target="ink/ink1.xml"/><Relationship Id="rId20" Type="http://schemas.openxmlformats.org/officeDocument/2006/relationships/customXml" Target="ink/ink3.xml"/><Relationship Id="rId41"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32" Type="http://schemas.openxmlformats.org/officeDocument/2006/relationships/image" Target="media/image7.png"/><Relationship Id="rId37" Type="http://schemas.openxmlformats.org/officeDocument/2006/relationships/image" Target="media/image11.jpeg"/><Relationship Id="rId40" Type="http://schemas.openxmlformats.org/officeDocument/2006/relationships/image" Target="media/image14.jpg"/><Relationship Id="rId45" Type="http://schemas.openxmlformats.org/officeDocument/2006/relationships/diagramColors" Target="diagrams/colors1.xml"/><Relationship Id="rId5" Type="http://schemas.openxmlformats.org/officeDocument/2006/relationships/webSettings" Target="webSettings.xml"/><Relationship Id="rId15" Type="http://schemas.openxmlformats.org/officeDocument/2006/relationships/image" Target="media/image7.jpeg"/><Relationship Id="rId36" Type="http://schemas.openxmlformats.org/officeDocument/2006/relationships/image" Target="media/image10.jpg"/><Relationship Id="rId49" Type="http://schemas.microsoft.com/office/2011/relationships/people" Target="people.xml"/><Relationship Id="rId10" Type="http://schemas.openxmlformats.org/officeDocument/2006/relationships/image" Target="media/image3.png"/><Relationship Id="rId19" Type="http://schemas.openxmlformats.org/officeDocument/2006/relationships/image" Target="media/image9.emf"/><Relationship Id="rId44" Type="http://schemas.openxmlformats.org/officeDocument/2006/relationships/diagramQuickStyle" Target="diagrams/quickStyl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g"/><Relationship Id="rId35" Type="http://schemas.openxmlformats.org/officeDocument/2006/relationships/image" Target="media/image8.png"/><Relationship Id="rId43" Type="http://schemas.openxmlformats.org/officeDocument/2006/relationships/diagramLayout" Target="diagrams/layout1.xml"/><Relationship Id="rId48"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pivotSource>
    <c:name>[with user form.xlsx]ans 10!PivotTable12</c:name>
    <c:fmtId val="-1"/>
  </c:pivotSource>
  <c:chart>
    <c:autoTitleDeleted val="0"/>
    <c:pivotFmts>
      <c:pivotFmt>
        <c:idx val="0"/>
        <c:spPr>
          <a:solidFill>
            <a:srgbClr val="FFC000"/>
          </a:solidFill>
          <a:ln>
            <a:noFill/>
          </a:ln>
          <a:effectLst/>
        </c:spPr>
        <c:marker>
          <c:symbol val="none"/>
        </c:marker>
      </c:pivotFmt>
      <c:pivotFmt>
        <c:idx val="1"/>
        <c:spPr>
          <a:solidFill>
            <a:schemeClr val="bg1"/>
          </a:solidFill>
          <a:ln>
            <a:noFill/>
          </a:ln>
          <a:effectLst/>
        </c:spPr>
        <c:marker>
          <c:symbol val="none"/>
        </c:marker>
      </c:pivotFmt>
      <c:pivotFmt>
        <c:idx val="2"/>
        <c:spPr>
          <a:solidFill>
            <a:srgbClr val="FFC000"/>
          </a:solidFill>
          <a:ln>
            <a:noFill/>
          </a:ln>
          <a:effectLst/>
        </c:spPr>
        <c:marker>
          <c:symbol val="none"/>
        </c:marker>
      </c:pivotFmt>
      <c:pivotFmt>
        <c:idx val="3"/>
        <c:spPr>
          <a:solidFill>
            <a:schemeClr val="bg1"/>
          </a:solidFill>
          <a:ln>
            <a:noFill/>
          </a:ln>
          <a:effectLst/>
        </c:spPr>
        <c:marker>
          <c:symbol val="none"/>
        </c:marker>
      </c:pivotFmt>
      <c:pivotFmt>
        <c:idx val="4"/>
        <c:spPr>
          <a:solidFill>
            <a:srgbClr val="FFC000"/>
          </a:solidFill>
          <a:ln>
            <a:noFill/>
          </a:ln>
          <a:effectLst/>
        </c:spPr>
        <c:marker>
          <c:symbol val="none"/>
        </c:marker>
      </c:pivotFmt>
      <c:pivotFmt>
        <c:idx val="5"/>
        <c:spPr>
          <a:solidFill>
            <a:schemeClr val="bg1"/>
          </a:solidFill>
          <a:ln>
            <a:noFill/>
          </a:ln>
          <a:effectLst/>
        </c:spPr>
        <c:marker>
          <c:symbol val="none"/>
        </c:marker>
      </c:pivotFmt>
    </c:pivotFmts>
    <c:plotArea>
      <c:layout>
        <c:manualLayout>
          <c:layoutTarget val="inner"/>
          <c:xMode val="edge"/>
          <c:yMode val="edge"/>
          <c:x val="0.1795563804890421"/>
          <c:y val="3.0370581614815428E-2"/>
          <c:w val="0.72045186113099502"/>
          <c:h val="0.8448706386185737"/>
        </c:manualLayout>
      </c:layout>
      <c:barChart>
        <c:barDir val="col"/>
        <c:grouping val="clustered"/>
        <c:varyColors val="0"/>
        <c:ser>
          <c:idx val="0"/>
          <c:order val="0"/>
          <c:tx>
            <c:strRef>
              <c:f>'ans 10'!$B$3:$B$4</c:f>
              <c:strCache>
                <c:ptCount val="1"/>
                <c:pt idx="0">
                  <c:v>No</c:v>
                </c:pt>
              </c:strCache>
            </c:strRef>
          </c:tx>
          <c:spPr>
            <a:solidFill>
              <a:srgbClr val="FFC000"/>
            </a:solidFill>
            <a:ln>
              <a:noFill/>
            </a:ln>
            <a:effectLst/>
          </c:spPr>
          <c:invertIfNegative val="0"/>
          <c:cat>
            <c:strRef>
              <c:f>'ans 10'!$A$5:$A$10</c:f>
              <c:strCache>
                <c:ptCount val="5"/>
                <c:pt idx="0">
                  <c:v>Fall</c:v>
                </c:pt>
                <c:pt idx="1">
                  <c:v>No</c:v>
                </c:pt>
                <c:pt idx="2">
                  <c:v>Spring</c:v>
                </c:pt>
                <c:pt idx="3">
                  <c:v>Summer</c:v>
                </c:pt>
                <c:pt idx="4">
                  <c:v>Winter</c:v>
                </c:pt>
              </c:strCache>
            </c:strRef>
          </c:cat>
          <c:val>
            <c:numRef>
              <c:f>'ans 10'!$B$5:$B$10</c:f>
              <c:numCache>
                <c:formatCode>General</c:formatCode>
                <c:ptCount val="5"/>
                <c:pt idx="0">
                  <c:v>578</c:v>
                </c:pt>
                <c:pt idx="1">
                  <c:v>1</c:v>
                </c:pt>
                <c:pt idx="2">
                  <c:v>559</c:v>
                </c:pt>
                <c:pt idx="3">
                  <c:v>532</c:v>
                </c:pt>
                <c:pt idx="4">
                  <c:v>553</c:v>
                </c:pt>
              </c:numCache>
            </c:numRef>
          </c:val>
        </c:ser>
        <c:ser>
          <c:idx val="1"/>
          <c:order val="1"/>
          <c:tx>
            <c:strRef>
              <c:f>'ans 10'!$C$3:$C$4</c:f>
              <c:strCache>
                <c:ptCount val="1"/>
                <c:pt idx="0">
                  <c:v>Yes</c:v>
                </c:pt>
              </c:strCache>
            </c:strRef>
          </c:tx>
          <c:spPr>
            <a:solidFill>
              <a:schemeClr val="bg1"/>
            </a:solidFill>
            <a:ln>
              <a:noFill/>
            </a:ln>
            <a:effectLst/>
          </c:spPr>
          <c:invertIfNegative val="0"/>
          <c:cat>
            <c:strRef>
              <c:f>'ans 10'!$A$5:$A$10</c:f>
              <c:strCache>
                <c:ptCount val="5"/>
                <c:pt idx="0">
                  <c:v>Fall</c:v>
                </c:pt>
                <c:pt idx="1">
                  <c:v>No</c:v>
                </c:pt>
                <c:pt idx="2">
                  <c:v>Spring</c:v>
                </c:pt>
                <c:pt idx="3">
                  <c:v>Summer</c:v>
                </c:pt>
                <c:pt idx="4">
                  <c:v>Winter</c:v>
                </c:pt>
              </c:strCache>
            </c:strRef>
          </c:cat>
          <c:val>
            <c:numRef>
              <c:f>'ans 10'!$C$5:$C$10</c:f>
              <c:numCache>
                <c:formatCode>General</c:formatCode>
                <c:ptCount val="5"/>
                <c:pt idx="0">
                  <c:v>397</c:v>
                </c:pt>
                <c:pt idx="2">
                  <c:v>440</c:v>
                </c:pt>
                <c:pt idx="3">
                  <c:v>423</c:v>
                </c:pt>
                <c:pt idx="4">
                  <c:v>417</c:v>
                </c:pt>
              </c:numCache>
            </c:numRef>
          </c:val>
        </c:ser>
        <c:dLbls>
          <c:showLegendKey val="0"/>
          <c:showVal val="0"/>
          <c:showCatName val="0"/>
          <c:showSerName val="0"/>
          <c:showPercent val="0"/>
          <c:showBubbleSize val="0"/>
        </c:dLbls>
        <c:gapWidth val="219"/>
        <c:overlap val="-27"/>
        <c:axId val="595302864"/>
        <c:axId val="595302472"/>
      </c:barChart>
      <c:catAx>
        <c:axId val="5953028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crossAx val="595302472"/>
        <c:crosses val="autoZero"/>
        <c:auto val="1"/>
        <c:lblAlgn val="ctr"/>
        <c:lblOffset val="100"/>
        <c:noMultiLvlLbl val="0"/>
      </c:catAx>
      <c:valAx>
        <c:axId val="595302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crossAx val="59530286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bg1"/>
              </a:solidFill>
              <a:latin typeface="+mn-lt"/>
              <a:ea typeface="+mn-ea"/>
              <a:cs typeface="+mn-cs"/>
            </a:defRPr>
          </a:pPr>
          <a:endParaRPr lang="en-US"/>
        </a:p>
      </c:txPr>
    </c:legend>
    <c:plotVisOnly val="1"/>
    <c:dispBlanksAs val="gap"/>
    <c:showDLblsOverMax val="0"/>
  </c:chart>
  <c:spPr>
    <a:solidFill>
      <a:srgbClr val="006600"/>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FDBED48-6A13-432E-83AF-FB2D47206522}" type="doc">
      <dgm:prSet loTypeId="urn:microsoft.com/office/officeart/2005/8/layout/default" loCatId="list" qsTypeId="urn:microsoft.com/office/officeart/2005/8/quickstyle/simple1" qsCatId="simple" csTypeId="urn:microsoft.com/office/officeart/2005/8/colors/colorful1" csCatId="colorful" phldr="1"/>
      <dgm:spPr/>
      <dgm:t>
        <a:bodyPr/>
        <a:lstStyle/>
        <a:p>
          <a:endParaRPr lang="en-US"/>
        </a:p>
      </dgm:t>
    </dgm:pt>
    <dgm:pt modelId="{E9B14DE6-99C1-4DE0-9F6F-1A3F4FDD6241}">
      <dgm:prSet/>
      <dgm:spPr/>
      <dgm:t>
        <a:bodyPr/>
        <a:lstStyle/>
        <a:p>
          <a:r>
            <a:rPr lang="en-US"/>
            <a:t>Search for Information</a:t>
          </a:r>
        </a:p>
      </dgm:t>
    </dgm:pt>
    <dgm:pt modelId="{C403C29D-BD0E-427F-ACB1-AEEEA5E7957A}" type="parTrans" cxnId="{9B5EDBF2-A00B-41E6-A8BA-9A9170652646}">
      <dgm:prSet/>
      <dgm:spPr/>
      <dgm:t>
        <a:bodyPr/>
        <a:lstStyle/>
        <a:p>
          <a:endParaRPr lang="en-US"/>
        </a:p>
      </dgm:t>
    </dgm:pt>
    <dgm:pt modelId="{4822ACD1-8998-4213-918D-31442A8B6B15}" type="sibTrans" cxnId="{9B5EDBF2-A00B-41E6-A8BA-9A9170652646}">
      <dgm:prSet/>
      <dgm:spPr/>
      <dgm:t>
        <a:bodyPr/>
        <a:lstStyle/>
        <a:p>
          <a:endParaRPr lang="en-US"/>
        </a:p>
      </dgm:t>
    </dgm:pt>
    <dgm:pt modelId="{B19E1BBD-4425-4B96-8528-8B3A4570F172}">
      <dgm:prSet/>
      <dgm:spPr/>
      <dgm:t>
        <a:bodyPr/>
        <a:lstStyle/>
        <a:p>
          <a:r>
            <a:rPr lang="en-GB"/>
            <a:t>Need Recognition</a:t>
          </a:r>
          <a:endParaRPr lang="en-US"/>
        </a:p>
      </dgm:t>
    </dgm:pt>
    <dgm:pt modelId="{CF12C93A-7A01-4046-8F28-64772FCBCE88}" type="parTrans" cxnId="{3613F673-D006-4573-A549-EFF7B7F60453}">
      <dgm:prSet/>
      <dgm:spPr/>
      <dgm:t>
        <a:bodyPr/>
        <a:lstStyle/>
        <a:p>
          <a:endParaRPr lang="en-US"/>
        </a:p>
      </dgm:t>
    </dgm:pt>
    <dgm:pt modelId="{D1E2EF1C-D505-411E-B9F9-63A2F6F2A8BB}" type="sibTrans" cxnId="{3613F673-D006-4573-A549-EFF7B7F60453}">
      <dgm:prSet/>
      <dgm:spPr/>
      <dgm:t>
        <a:bodyPr/>
        <a:lstStyle/>
        <a:p>
          <a:endParaRPr lang="en-US"/>
        </a:p>
      </dgm:t>
    </dgm:pt>
    <dgm:pt modelId="{E6E355EA-6113-4ED5-A7BB-F00D879764BD}">
      <dgm:prSet/>
      <dgm:spPr/>
      <dgm:t>
        <a:bodyPr/>
        <a:lstStyle/>
        <a:p>
          <a:r>
            <a:rPr lang="en-GB"/>
            <a:t> Product Evaluation</a:t>
          </a:r>
          <a:endParaRPr lang="en-US"/>
        </a:p>
      </dgm:t>
    </dgm:pt>
    <dgm:pt modelId="{51CE9693-5C5D-412C-B820-152942090C04}" type="parTrans" cxnId="{00C7FD27-2289-4524-A482-F058EB12A2BF}">
      <dgm:prSet/>
      <dgm:spPr/>
      <dgm:t>
        <a:bodyPr/>
        <a:lstStyle/>
        <a:p>
          <a:endParaRPr lang="en-US"/>
        </a:p>
      </dgm:t>
    </dgm:pt>
    <dgm:pt modelId="{19D4A7B8-105C-4238-AD3D-58EC52FAB204}" type="sibTrans" cxnId="{00C7FD27-2289-4524-A482-F058EB12A2BF}">
      <dgm:prSet/>
      <dgm:spPr/>
      <dgm:t>
        <a:bodyPr/>
        <a:lstStyle/>
        <a:p>
          <a:endParaRPr lang="en-US"/>
        </a:p>
      </dgm:t>
    </dgm:pt>
    <dgm:pt modelId="{1C739A1D-55AB-4D90-A637-5DEE493E1B07}">
      <dgm:prSet/>
      <dgm:spPr/>
      <dgm:t>
        <a:bodyPr/>
        <a:lstStyle/>
        <a:p>
          <a:r>
            <a:rPr lang="en-US"/>
            <a:t>Product Choice and Purchase</a:t>
          </a:r>
        </a:p>
      </dgm:t>
    </dgm:pt>
    <dgm:pt modelId="{7BF06F00-06DB-4D09-B5E5-B694E6A4889F}" type="parTrans" cxnId="{1F16A24E-DEB6-40FF-B436-9825BAD9EFD6}">
      <dgm:prSet/>
      <dgm:spPr/>
      <dgm:t>
        <a:bodyPr/>
        <a:lstStyle/>
        <a:p>
          <a:endParaRPr lang="en-US"/>
        </a:p>
      </dgm:t>
    </dgm:pt>
    <dgm:pt modelId="{4DB60997-E1DB-4FF6-9685-59EDFAD638BD}" type="sibTrans" cxnId="{1F16A24E-DEB6-40FF-B436-9825BAD9EFD6}">
      <dgm:prSet/>
      <dgm:spPr/>
      <dgm:t>
        <a:bodyPr/>
        <a:lstStyle/>
        <a:p>
          <a:endParaRPr lang="en-US"/>
        </a:p>
      </dgm:t>
    </dgm:pt>
    <dgm:pt modelId="{61CB5CF3-4051-4A3D-8FAB-0AD36E140124}">
      <dgm:prSet/>
      <dgm:spPr/>
      <dgm:t>
        <a:bodyPr/>
        <a:lstStyle/>
        <a:p>
          <a:r>
            <a:rPr lang="en-GB"/>
            <a:t>Post purchase Use and Evaluation</a:t>
          </a:r>
          <a:endParaRPr lang="en-US"/>
        </a:p>
      </dgm:t>
    </dgm:pt>
    <dgm:pt modelId="{92BA4820-FD0A-4DF2-B922-877FA441F62A}" type="parTrans" cxnId="{AB601C36-C7A4-4CF2-92C9-C289FE2CCBAB}">
      <dgm:prSet/>
      <dgm:spPr/>
      <dgm:t>
        <a:bodyPr/>
        <a:lstStyle/>
        <a:p>
          <a:endParaRPr lang="en-US"/>
        </a:p>
      </dgm:t>
    </dgm:pt>
    <dgm:pt modelId="{72B1A9E1-7009-4E32-9DB5-19840D9E9A69}" type="sibTrans" cxnId="{AB601C36-C7A4-4CF2-92C9-C289FE2CCBAB}">
      <dgm:prSet/>
      <dgm:spPr/>
      <dgm:t>
        <a:bodyPr/>
        <a:lstStyle/>
        <a:p>
          <a:endParaRPr lang="en-US"/>
        </a:p>
      </dgm:t>
    </dgm:pt>
    <dgm:pt modelId="{2581BF47-D314-4F38-B924-FFF54D81AE8F}">
      <dgm:prSet/>
      <dgm:spPr/>
      <dgm:t>
        <a:bodyPr/>
        <a:lstStyle/>
        <a:p>
          <a:r>
            <a:rPr lang="en-GB"/>
            <a:t>Disposal of the Product</a:t>
          </a:r>
          <a:endParaRPr lang="en-US"/>
        </a:p>
      </dgm:t>
    </dgm:pt>
    <dgm:pt modelId="{B630CA5E-7B70-4C83-A642-F5E3D03F8D3A}" type="parTrans" cxnId="{795A0C50-591F-4C9D-933C-8E2AEA1DA697}">
      <dgm:prSet/>
      <dgm:spPr/>
      <dgm:t>
        <a:bodyPr/>
        <a:lstStyle/>
        <a:p>
          <a:endParaRPr lang="en-US"/>
        </a:p>
      </dgm:t>
    </dgm:pt>
    <dgm:pt modelId="{9737CCCE-C4C4-42B8-926F-532BE91ABF49}" type="sibTrans" cxnId="{795A0C50-591F-4C9D-933C-8E2AEA1DA697}">
      <dgm:prSet/>
      <dgm:spPr/>
      <dgm:t>
        <a:bodyPr/>
        <a:lstStyle/>
        <a:p>
          <a:endParaRPr lang="en-US"/>
        </a:p>
      </dgm:t>
    </dgm:pt>
    <dgm:pt modelId="{0D133363-84E9-4A35-B110-E72EA3B35798}" type="pres">
      <dgm:prSet presAssocID="{9FDBED48-6A13-432E-83AF-FB2D47206522}" presName="diagram" presStyleCnt="0">
        <dgm:presLayoutVars>
          <dgm:dir/>
          <dgm:resizeHandles val="exact"/>
        </dgm:presLayoutVars>
      </dgm:prSet>
      <dgm:spPr/>
      <dgm:t>
        <a:bodyPr/>
        <a:lstStyle/>
        <a:p>
          <a:endParaRPr lang="en-US"/>
        </a:p>
      </dgm:t>
    </dgm:pt>
    <dgm:pt modelId="{5A9034E0-9E91-4F67-B9E4-6E57B910EF5D}" type="pres">
      <dgm:prSet presAssocID="{2581BF47-D314-4F38-B924-FFF54D81AE8F}" presName="node" presStyleLbl="node1" presStyleIdx="0" presStyleCnt="6" custLinFactNeighborX="-2457" custLinFactNeighborY="3667">
        <dgm:presLayoutVars>
          <dgm:bulletEnabled val="1"/>
        </dgm:presLayoutVars>
      </dgm:prSet>
      <dgm:spPr/>
      <dgm:t>
        <a:bodyPr/>
        <a:lstStyle/>
        <a:p>
          <a:endParaRPr lang="en-US"/>
        </a:p>
      </dgm:t>
    </dgm:pt>
    <dgm:pt modelId="{8135107D-80C9-4AF4-AE4F-C79E23B25B3B}" type="pres">
      <dgm:prSet presAssocID="{9737CCCE-C4C4-42B8-926F-532BE91ABF49}" presName="sibTrans" presStyleCnt="0"/>
      <dgm:spPr/>
    </dgm:pt>
    <dgm:pt modelId="{25A878B5-1866-42D0-9613-3106FEF8A79B}" type="pres">
      <dgm:prSet presAssocID="{61CB5CF3-4051-4A3D-8FAB-0AD36E140124}" presName="node" presStyleLbl="node1" presStyleIdx="1" presStyleCnt="6">
        <dgm:presLayoutVars>
          <dgm:bulletEnabled val="1"/>
        </dgm:presLayoutVars>
      </dgm:prSet>
      <dgm:spPr/>
      <dgm:t>
        <a:bodyPr/>
        <a:lstStyle/>
        <a:p>
          <a:endParaRPr lang="en-US"/>
        </a:p>
      </dgm:t>
    </dgm:pt>
    <dgm:pt modelId="{A9E571C4-C3A1-4709-873C-2E6B64CFF160}" type="pres">
      <dgm:prSet presAssocID="{72B1A9E1-7009-4E32-9DB5-19840D9E9A69}" presName="sibTrans" presStyleCnt="0"/>
      <dgm:spPr/>
    </dgm:pt>
    <dgm:pt modelId="{192F4C92-6A18-4982-9409-8DD0FF171768}" type="pres">
      <dgm:prSet presAssocID="{1C739A1D-55AB-4D90-A637-5DEE493E1B07}" presName="node" presStyleLbl="node1" presStyleIdx="2" presStyleCnt="6" custLinFactNeighborX="-10" custLinFactNeighborY="-2337">
        <dgm:presLayoutVars>
          <dgm:bulletEnabled val="1"/>
        </dgm:presLayoutVars>
      </dgm:prSet>
      <dgm:spPr/>
      <dgm:t>
        <a:bodyPr/>
        <a:lstStyle/>
        <a:p>
          <a:endParaRPr lang="en-US"/>
        </a:p>
      </dgm:t>
    </dgm:pt>
    <dgm:pt modelId="{81068235-03EA-4C38-9675-2FD7C18A9456}" type="pres">
      <dgm:prSet presAssocID="{4DB60997-E1DB-4FF6-9685-59EDFAD638BD}" presName="sibTrans" presStyleCnt="0"/>
      <dgm:spPr/>
    </dgm:pt>
    <dgm:pt modelId="{DE4B387E-2003-4B68-A6D5-2DB45E3D15D9}" type="pres">
      <dgm:prSet presAssocID="{E6E355EA-6113-4ED5-A7BB-F00D879764BD}" presName="node" presStyleLbl="node1" presStyleIdx="3" presStyleCnt="6" custLinFactNeighborX="-958" custLinFactNeighborY="-3194">
        <dgm:presLayoutVars>
          <dgm:bulletEnabled val="1"/>
        </dgm:presLayoutVars>
      </dgm:prSet>
      <dgm:spPr/>
      <dgm:t>
        <a:bodyPr/>
        <a:lstStyle/>
        <a:p>
          <a:endParaRPr lang="en-US"/>
        </a:p>
      </dgm:t>
    </dgm:pt>
    <dgm:pt modelId="{1AB5E330-B7ED-4BE8-9580-DB83A7FD1053}" type="pres">
      <dgm:prSet presAssocID="{19D4A7B8-105C-4238-AD3D-58EC52FAB204}" presName="sibTrans" presStyleCnt="0"/>
      <dgm:spPr/>
    </dgm:pt>
    <dgm:pt modelId="{6AC97020-25D6-401C-8592-7EFC26777315}" type="pres">
      <dgm:prSet presAssocID="{B19E1BBD-4425-4B96-8528-8B3A4570F172}" presName="node" presStyleLbl="node1" presStyleIdx="4" presStyleCnt="6">
        <dgm:presLayoutVars>
          <dgm:bulletEnabled val="1"/>
        </dgm:presLayoutVars>
      </dgm:prSet>
      <dgm:spPr/>
      <dgm:t>
        <a:bodyPr/>
        <a:lstStyle/>
        <a:p>
          <a:endParaRPr lang="en-US"/>
        </a:p>
      </dgm:t>
    </dgm:pt>
    <dgm:pt modelId="{AE0BC05B-60F4-467F-B96F-2709C7E621F7}" type="pres">
      <dgm:prSet presAssocID="{D1E2EF1C-D505-411E-B9F9-63A2F6F2A8BB}" presName="sibTrans" presStyleCnt="0"/>
      <dgm:spPr/>
    </dgm:pt>
    <dgm:pt modelId="{1F5F6E9A-9ABB-4863-A128-6371BE785578}" type="pres">
      <dgm:prSet presAssocID="{E9B14DE6-99C1-4DE0-9F6F-1A3F4FDD6241}" presName="node" presStyleLbl="node1" presStyleIdx="5" presStyleCnt="6">
        <dgm:presLayoutVars>
          <dgm:bulletEnabled val="1"/>
        </dgm:presLayoutVars>
      </dgm:prSet>
      <dgm:spPr/>
      <dgm:t>
        <a:bodyPr/>
        <a:lstStyle/>
        <a:p>
          <a:endParaRPr lang="en-US"/>
        </a:p>
      </dgm:t>
    </dgm:pt>
  </dgm:ptLst>
  <dgm:cxnLst>
    <dgm:cxn modelId="{3F5F88B7-8425-49FF-968D-79993CDC9298}" type="presOf" srcId="{B19E1BBD-4425-4B96-8528-8B3A4570F172}" destId="{6AC97020-25D6-401C-8592-7EFC26777315}" srcOrd="0" destOrd="0" presId="urn:microsoft.com/office/officeart/2005/8/layout/default"/>
    <dgm:cxn modelId="{9B5EDBF2-A00B-41E6-A8BA-9A9170652646}" srcId="{9FDBED48-6A13-432E-83AF-FB2D47206522}" destId="{E9B14DE6-99C1-4DE0-9F6F-1A3F4FDD6241}" srcOrd="5" destOrd="0" parTransId="{C403C29D-BD0E-427F-ACB1-AEEEA5E7957A}" sibTransId="{4822ACD1-8998-4213-918D-31442A8B6B15}"/>
    <dgm:cxn modelId="{A7015DE9-2FFB-4E54-AE61-C9A81D1FD6B3}" type="presOf" srcId="{9FDBED48-6A13-432E-83AF-FB2D47206522}" destId="{0D133363-84E9-4A35-B110-E72EA3B35798}" srcOrd="0" destOrd="0" presId="urn:microsoft.com/office/officeart/2005/8/layout/default"/>
    <dgm:cxn modelId="{1F16A24E-DEB6-40FF-B436-9825BAD9EFD6}" srcId="{9FDBED48-6A13-432E-83AF-FB2D47206522}" destId="{1C739A1D-55AB-4D90-A637-5DEE493E1B07}" srcOrd="2" destOrd="0" parTransId="{7BF06F00-06DB-4D09-B5E5-B694E6A4889F}" sibTransId="{4DB60997-E1DB-4FF6-9685-59EDFAD638BD}"/>
    <dgm:cxn modelId="{A29C1B2E-0D05-4B55-9753-6B2EB5DF5E4C}" type="presOf" srcId="{E9B14DE6-99C1-4DE0-9F6F-1A3F4FDD6241}" destId="{1F5F6E9A-9ABB-4863-A128-6371BE785578}" srcOrd="0" destOrd="0" presId="urn:microsoft.com/office/officeart/2005/8/layout/default"/>
    <dgm:cxn modelId="{2DE2E7E4-3E69-45F5-92DD-98A48C28A7AA}" type="presOf" srcId="{2581BF47-D314-4F38-B924-FFF54D81AE8F}" destId="{5A9034E0-9E91-4F67-B9E4-6E57B910EF5D}" srcOrd="0" destOrd="0" presId="urn:microsoft.com/office/officeart/2005/8/layout/default"/>
    <dgm:cxn modelId="{78728E00-CF4C-4C77-92E3-35BB257034E1}" type="presOf" srcId="{61CB5CF3-4051-4A3D-8FAB-0AD36E140124}" destId="{25A878B5-1866-42D0-9613-3106FEF8A79B}" srcOrd="0" destOrd="0" presId="urn:microsoft.com/office/officeart/2005/8/layout/default"/>
    <dgm:cxn modelId="{4AE82648-E317-490D-BDD5-9D41B8CF4348}" type="presOf" srcId="{E6E355EA-6113-4ED5-A7BB-F00D879764BD}" destId="{DE4B387E-2003-4B68-A6D5-2DB45E3D15D9}" srcOrd="0" destOrd="0" presId="urn:microsoft.com/office/officeart/2005/8/layout/default"/>
    <dgm:cxn modelId="{3613F673-D006-4573-A549-EFF7B7F60453}" srcId="{9FDBED48-6A13-432E-83AF-FB2D47206522}" destId="{B19E1BBD-4425-4B96-8528-8B3A4570F172}" srcOrd="4" destOrd="0" parTransId="{CF12C93A-7A01-4046-8F28-64772FCBCE88}" sibTransId="{D1E2EF1C-D505-411E-B9F9-63A2F6F2A8BB}"/>
    <dgm:cxn modelId="{795A0C50-591F-4C9D-933C-8E2AEA1DA697}" srcId="{9FDBED48-6A13-432E-83AF-FB2D47206522}" destId="{2581BF47-D314-4F38-B924-FFF54D81AE8F}" srcOrd="0" destOrd="0" parTransId="{B630CA5E-7B70-4C83-A642-F5E3D03F8D3A}" sibTransId="{9737CCCE-C4C4-42B8-926F-532BE91ABF49}"/>
    <dgm:cxn modelId="{D72A0D03-47B2-4A51-A609-408883991863}" type="presOf" srcId="{1C739A1D-55AB-4D90-A637-5DEE493E1B07}" destId="{192F4C92-6A18-4982-9409-8DD0FF171768}" srcOrd="0" destOrd="0" presId="urn:microsoft.com/office/officeart/2005/8/layout/default"/>
    <dgm:cxn modelId="{00C7FD27-2289-4524-A482-F058EB12A2BF}" srcId="{9FDBED48-6A13-432E-83AF-FB2D47206522}" destId="{E6E355EA-6113-4ED5-A7BB-F00D879764BD}" srcOrd="3" destOrd="0" parTransId="{51CE9693-5C5D-412C-B820-152942090C04}" sibTransId="{19D4A7B8-105C-4238-AD3D-58EC52FAB204}"/>
    <dgm:cxn modelId="{AB601C36-C7A4-4CF2-92C9-C289FE2CCBAB}" srcId="{9FDBED48-6A13-432E-83AF-FB2D47206522}" destId="{61CB5CF3-4051-4A3D-8FAB-0AD36E140124}" srcOrd="1" destOrd="0" parTransId="{92BA4820-FD0A-4DF2-B922-877FA441F62A}" sibTransId="{72B1A9E1-7009-4E32-9DB5-19840D9E9A69}"/>
    <dgm:cxn modelId="{3546194F-8702-4E5B-ADD3-96919BE2792B}" type="presParOf" srcId="{0D133363-84E9-4A35-B110-E72EA3B35798}" destId="{5A9034E0-9E91-4F67-B9E4-6E57B910EF5D}" srcOrd="0" destOrd="0" presId="urn:microsoft.com/office/officeart/2005/8/layout/default"/>
    <dgm:cxn modelId="{F2E66734-3C8A-4350-8AFB-BC9EB0264F40}" type="presParOf" srcId="{0D133363-84E9-4A35-B110-E72EA3B35798}" destId="{8135107D-80C9-4AF4-AE4F-C79E23B25B3B}" srcOrd="1" destOrd="0" presId="urn:microsoft.com/office/officeart/2005/8/layout/default"/>
    <dgm:cxn modelId="{22E6674A-116A-43B6-89C3-EC471CD93AAF}" type="presParOf" srcId="{0D133363-84E9-4A35-B110-E72EA3B35798}" destId="{25A878B5-1866-42D0-9613-3106FEF8A79B}" srcOrd="2" destOrd="0" presId="urn:microsoft.com/office/officeart/2005/8/layout/default"/>
    <dgm:cxn modelId="{6AC0B2A8-0822-402A-8D2C-DBAF066C7D15}" type="presParOf" srcId="{0D133363-84E9-4A35-B110-E72EA3B35798}" destId="{A9E571C4-C3A1-4709-873C-2E6B64CFF160}" srcOrd="3" destOrd="0" presId="urn:microsoft.com/office/officeart/2005/8/layout/default"/>
    <dgm:cxn modelId="{3979A3C5-35CF-4445-83AF-EF891C522DE3}" type="presParOf" srcId="{0D133363-84E9-4A35-B110-E72EA3B35798}" destId="{192F4C92-6A18-4982-9409-8DD0FF171768}" srcOrd="4" destOrd="0" presId="urn:microsoft.com/office/officeart/2005/8/layout/default"/>
    <dgm:cxn modelId="{28F1B384-E8D8-44CE-9484-51DA08211B30}" type="presParOf" srcId="{0D133363-84E9-4A35-B110-E72EA3B35798}" destId="{81068235-03EA-4C38-9675-2FD7C18A9456}" srcOrd="5" destOrd="0" presId="urn:microsoft.com/office/officeart/2005/8/layout/default"/>
    <dgm:cxn modelId="{E804D063-49C7-41D2-A581-0510574148AC}" type="presParOf" srcId="{0D133363-84E9-4A35-B110-E72EA3B35798}" destId="{DE4B387E-2003-4B68-A6D5-2DB45E3D15D9}" srcOrd="6" destOrd="0" presId="urn:microsoft.com/office/officeart/2005/8/layout/default"/>
    <dgm:cxn modelId="{280EEE1B-6D05-4839-8DA1-324550094B9E}" type="presParOf" srcId="{0D133363-84E9-4A35-B110-E72EA3B35798}" destId="{1AB5E330-B7ED-4BE8-9580-DB83A7FD1053}" srcOrd="7" destOrd="0" presId="urn:microsoft.com/office/officeart/2005/8/layout/default"/>
    <dgm:cxn modelId="{6F35C05D-BAA0-4472-93CF-B1CCCF61C0CE}" type="presParOf" srcId="{0D133363-84E9-4A35-B110-E72EA3B35798}" destId="{6AC97020-25D6-401C-8592-7EFC26777315}" srcOrd="8" destOrd="0" presId="urn:microsoft.com/office/officeart/2005/8/layout/default"/>
    <dgm:cxn modelId="{DC4AE608-A7EF-4EF1-B700-65D181FD957A}" type="presParOf" srcId="{0D133363-84E9-4A35-B110-E72EA3B35798}" destId="{AE0BC05B-60F4-467F-B96F-2709C7E621F7}" srcOrd="9" destOrd="0" presId="urn:microsoft.com/office/officeart/2005/8/layout/default"/>
    <dgm:cxn modelId="{6C2FA7B7-339C-4A91-A89C-0029323EA2D4}" type="presParOf" srcId="{0D133363-84E9-4A35-B110-E72EA3B35798}" destId="{1F5F6E9A-9ABB-4863-A128-6371BE785578}" srcOrd="10" destOrd="0" presId="urn:microsoft.com/office/officeart/2005/8/layout/default"/>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A9034E0-9E91-4F67-B9E4-6E57B910EF5D}">
      <dsp:nvSpPr>
        <dsp:cNvPr id="0" name=""/>
        <dsp:cNvSpPr/>
      </dsp:nvSpPr>
      <dsp:spPr>
        <a:xfrm>
          <a:off x="386488" y="29714"/>
          <a:ext cx="1329221" cy="79753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GB" sz="1600" kern="1200"/>
            <a:t>Disposal of the Product</a:t>
          </a:r>
          <a:endParaRPr lang="en-US" sz="1600" kern="1200"/>
        </a:p>
      </dsp:txBody>
      <dsp:txXfrm>
        <a:off x="386488" y="29714"/>
        <a:ext cx="1329221" cy="797532"/>
      </dsp:txXfrm>
    </dsp:sp>
    <dsp:sp modelId="{25A878B5-1866-42D0-9613-3106FEF8A79B}">
      <dsp:nvSpPr>
        <dsp:cNvPr id="0" name=""/>
        <dsp:cNvSpPr/>
      </dsp:nvSpPr>
      <dsp:spPr>
        <a:xfrm>
          <a:off x="1881291" y="468"/>
          <a:ext cx="1329221" cy="797532"/>
        </a:xfrm>
        <a:prstGeom prst="rec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GB" sz="1600" kern="1200"/>
            <a:t>Post purchase Use and Evaluation</a:t>
          </a:r>
          <a:endParaRPr lang="en-US" sz="1600" kern="1200"/>
        </a:p>
      </dsp:txBody>
      <dsp:txXfrm>
        <a:off x="1881291" y="468"/>
        <a:ext cx="1329221" cy="797532"/>
      </dsp:txXfrm>
    </dsp:sp>
    <dsp:sp modelId="{192F4C92-6A18-4982-9409-8DD0FF171768}">
      <dsp:nvSpPr>
        <dsp:cNvPr id="0" name=""/>
        <dsp:cNvSpPr/>
      </dsp:nvSpPr>
      <dsp:spPr>
        <a:xfrm>
          <a:off x="419014" y="912285"/>
          <a:ext cx="1329221" cy="797532"/>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t>Product Choice and Purchase</a:t>
          </a:r>
        </a:p>
      </dsp:txBody>
      <dsp:txXfrm>
        <a:off x="419014" y="912285"/>
        <a:ext cx="1329221" cy="797532"/>
      </dsp:txXfrm>
    </dsp:sp>
    <dsp:sp modelId="{DE4B387E-2003-4B68-A6D5-2DB45E3D15D9}">
      <dsp:nvSpPr>
        <dsp:cNvPr id="0" name=""/>
        <dsp:cNvSpPr/>
      </dsp:nvSpPr>
      <dsp:spPr>
        <a:xfrm>
          <a:off x="1868557" y="905450"/>
          <a:ext cx="1329221" cy="797532"/>
        </a:xfrm>
        <a:prstGeom prst="rec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GB" sz="1600" kern="1200"/>
            <a:t> Product Evaluation</a:t>
          </a:r>
          <a:endParaRPr lang="en-US" sz="1600" kern="1200"/>
        </a:p>
      </dsp:txBody>
      <dsp:txXfrm>
        <a:off x="1868557" y="905450"/>
        <a:ext cx="1329221" cy="797532"/>
      </dsp:txXfrm>
    </dsp:sp>
    <dsp:sp modelId="{6AC97020-25D6-401C-8592-7EFC26777315}">
      <dsp:nvSpPr>
        <dsp:cNvPr id="0" name=""/>
        <dsp:cNvSpPr/>
      </dsp:nvSpPr>
      <dsp:spPr>
        <a:xfrm>
          <a:off x="419147" y="1861378"/>
          <a:ext cx="1329221" cy="797532"/>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GB" sz="1600" kern="1200"/>
            <a:t>Need Recognition</a:t>
          </a:r>
          <a:endParaRPr lang="en-US" sz="1600" kern="1200"/>
        </a:p>
      </dsp:txBody>
      <dsp:txXfrm>
        <a:off x="419147" y="1861378"/>
        <a:ext cx="1329221" cy="797532"/>
      </dsp:txXfrm>
    </dsp:sp>
    <dsp:sp modelId="{1F5F6E9A-9ABB-4863-A128-6371BE785578}">
      <dsp:nvSpPr>
        <dsp:cNvPr id="0" name=""/>
        <dsp:cNvSpPr/>
      </dsp:nvSpPr>
      <dsp:spPr>
        <a:xfrm>
          <a:off x="1881291" y="1861378"/>
          <a:ext cx="1329221" cy="797532"/>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0960" tIns="60960" rIns="60960" bIns="60960" numCol="1" spcCol="1270" anchor="ctr" anchorCtr="0">
          <a:noAutofit/>
        </a:bodyPr>
        <a:lstStyle/>
        <a:p>
          <a:pPr lvl="0" algn="ctr" defTabSz="711200">
            <a:lnSpc>
              <a:spcPct val="90000"/>
            </a:lnSpc>
            <a:spcBef>
              <a:spcPct val="0"/>
            </a:spcBef>
            <a:spcAft>
              <a:spcPct val="35000"/>
            </a:spcAft>
          </a:pPr>
          <a:r>
            <a:rPr lang="en-US" sz="1600" kern="1200"/>
            <a:t>Search for Information</a:t>
          </a:r>
        </a:p>
      </dsp:txBody>
      <dsp:txXfrm>
        <a:off x="1881291" y="1861378"/>
        <a:ext cx="1329221" cy="797532"/>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9T15:04:27.613"/>
    </inkml:context>
    <inkml:brush xml:id="br0">
      <inkml:brushProperty name="width" value="0.035" units="cm"/>
      <inkml:brushProperty name="height" value="0.035" units="cm"/>
      <inkml:brushProperty name="color" value="#E71224"/>
    </inkml:brush>
  </inkml:definitions>
  <inkml:trace contextRef="#ctx0" brushRef="#br0">-2147483648-2147483648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9T15:04:35.339"/>
    </inkml:context>
    <inkml:brush xml:id="br0">
      <inkml:brushProperty name="width" value="0.035" units="cm"/>
      <inkml:brushProperty name="height" value="0.035" units="cm"/>
      <inkml:brushProperty name="color" value="#E71224"/>
    </inkml:brush>
  </inkml:definitions>
  <inkml:trace contextRef="#ctx0" brushRef="#br0">-2147483648-2147483648 24575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9T15:04:34.903"/>
    </inkml:context>
    <inkml:brush xml:id="br0">
      <inkml:brushProperty name="width" value="0.035" units="cm"/>
      <inkml:brushProperty name="height" value="0.035" units="cm"/>
      <inkml:brushProperty name="color" value="#E71224"/>
    </inkml:brush>
  </inkml:definitions>
  <inkml:trace contextRef="#ctx0" brushRef="#br0">-2147483648-2147483648 24575</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9T15:04:34.501"/>
    </inkml:context>
    <inkml:brush xml:id="br0">
      <inkml:brushProperty name="width" value="0.035" units="cm"/>
      <inkml:brushProperty name="height" value="0.035" units="cm"/>
      <inkml:brushProperty name="color" value="#E71224"/>
    </inkml:brush>
  </inkml:definitions>
  <inkml:trace contextRef="#ctx0" brushRef="#br0">-2147483648-2147483648 24575</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5-09T15:04:34.098"/>
    </inkml:context>
    <inkml:brush xml:id="br0">
      <inkml:brushProperty name="width" value="0.035" units="cm"/>
      <inkml:brushProperty name="height" value="0.035" units="cm"/>
      <inkml:brushProperty name="color" value="#E71224"/>
    </inkml:brush>
  </inkml:definitions>
  <inkml:trace contextRef="#ctx0" brushRef="#br0">-2147483648-2147483648 24575,'0'0'-8191</inkml:trace>
</inkml:ink>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ED854E93-C09B-4296-B50C-E3A540CA7C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11</Words>
  <Characters>63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raisul islam</dc:creator>
  <cp:keywords/>
  <dc:description/>
  <cp:lastModifiedBy>Microsoft account</cp:lastModifiedBy>
  <cp:revision>2</cp:revision>
  <dcterms:created xsi:type="dcterms:W3CDTF">2024-12-05T07:22:00Z</dcterms:created>
  <dcterms:modified xsi:type="dcterms:W3CDTF">2024-12-05T07:22:00Z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224dcc900885bcb40944741a6179cc286d0bc6497f13dab922f843801b82274a</vt:lpwstr>
  </property>
</Properties>
</file>